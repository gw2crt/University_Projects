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A56C4" w14:textId="12FC51CC" w:rsidR="003E4506" w:rsidRPr="00AE485F" w:rsidRDefault="741F2051" w:rsidP="008C68EA">
      <w:pPr>
        <w:pStyle w:val="Title"/>
        <w:rPr>
          <w:rFonts w:ascii="Arial" w:hAnsi="Arial" w:cs="Arial"/>
          <w:color w:val="auto"/>
        </w:rPr>
      </w:pPr>
      <w:r w:rsidRPr="741F2051">
        <w:rPr>
          <w:rFonts w:ascii="Arial" w:eastAsia="Arial" w:hAnsi="Arial" w:cs="Arial"/>
          <w:color w:val="auto"/>
        </w:rPr>
        <w:t>Computing and Web Development with Foundation</w:t>
      </w:r>
    </w:p>
    <w:p w14:paraId="39C9ED98" w14:textId="77777777" w:rsidR="00AE485F" w:rsidRPr="00AE485F" w:rsidRDefault="00AE485F">
      <w:pPr>
        <w:pPrChange w:id="0" w:author="Weston, Gareth" w:date="2017-01-06T17:39:00Z">
          <w:pPr>
            <w:jc w:val="center"/>
          </w:pPr>
        </w:pPrChange>
      </w:pPr>
    </w:p>
    <w:p w14:paraId="17451EB5" w14:textId="6AD9F7D9" w:rsidR="00F37ED0" w:rsidRDefault="741F2051">
      <w:pPr>
        <w:rPr>
          <w:rFonts w:eastAsia="Arial" w:cs="Arial"/>
          <w:sz w:val="32"/>
          <w:szCs w:val="32"/>
        </w:rPr>
      </w:pPr>
      <w:r w:rsidRPr="741F2051">
        <w:rPr>
          <w:rFonts w:eastAsia="Arial" w:cs="Arial"/>
          <w:b/>
          <w:bCs/>
          <w:sz w:val="32"/>
          <w:szCs w:val="32"/>
        </w:rPr>
        <w:t xml:space="preserve">Programme: </w:t>
      </w:r>
      <w:r w:rsidRPr="741F2051">
        <w:rPr>
          <w:rFonts w:eastAsia="Arial" w:cs="Arial"/>
          <w:sz w:val="32"/>
          <w:szCs w:val="32"/>
        </w:rPr>
        <w:t>Computing &amp; Web Development</w:t>
      </w:r>
    </w:p>
    <w:p w14:paraId="614CB13C" w14:textId="38BE21EC" w:rsidR="00935FCC" w:rsidRPr="00F37ED0" w:rsidRDefault="00935FCC">
      <w:pPr>
        <w:rPr>
          <w:rFonts w:eastAsia="Arial" w:cs="Arial"/>
          <w:sz w:val="32"/>
          <w:szCs w:val="32"/>
        </w:rPr>
      </w:pPr>
      <w:r w:rsidRPr="00935FCC">
        <w:rPr>
          <w:rFonts w:eastAsia="Arial" w:cs="Arial"/>
          <w:b/>
          <w:sz w:val="32"/>
          <w:szCs w:val="32"/>
        </w:rPr>
        <w:t>Module:</w:t>
      </w:r>
      <w:r w:rsidR="00466430">
        <w:rPr>
          <w:rFonts w:eastAsia="Arial" w:cs="Arial"/>
          <w:sz w:val="32"/>
          <w:szCs w:val="32"/>
        </w:rPr>
        <w:t xml:space="preserve"> CPU5</w:t>
      </w:r>
      <w:r w:rsidR="007A5396">
        <w:rPr>
          <w:rFonts w:eastAsia="Arial" w:cs="Arial"/>
          <w:sz w:val="32"/>
          <w:szCs w:val="32"/>
        </w:rPr>
        <w:t>001</w:t>
      </w:r>
    </w:p>
    <w:p w14:paraId="48E5A3C1" w14:textId="3F4C2967" w:rsidR="00935FCC" w:rsidRPr="00935FCC" w:rsidRDefault="00C23D0E">
      <w:pPr>
        <w:tabs>
          <w:tab w:val="left" w:pos="7371"/>
        </w:tabs>
        <w:rPr>
          <w:rFonts w:eastAsia="Arial" w:cs="Arial"/>
          <w:sz w:val="32"/>
          <w:szCs w:val="32"/>
        </w:rPr>
      </w:pPr>
      <w:r>
        <w:rPr>
          <w:rFonts w:eastAsia="Arial" w:cs="Arial"/>
          <w:b/>
          <w:bCs/>
          <w:sz w:val="32"/>
          <w:szCs w:val="32"/>
        </w:rPr>
        <w:t xml:space="preserve">Module Title: </w:t>
      </w:r>
      <w:r w:rsidR="007A5396">
        <w:rPr>
          <w:rFonts w:eastAsia="Arial" w:cs="Arial"/>
          <w:bCs/>
          <w:sz w:val="32"/>
          <w:szCs w:val="32"/>
        </w:rPr>
        <w:t>Web Programming</w:t>
      </w:r>
      <w:r w:rsidR="007A5396">
        <w:rPr>
          <w:rFonts w:eastAsia="Arial" w:cs="Arial"/>
          <w:bCs/>
          <w:sz w:val="32"/>
          <w:szCs w:val="32"/>
        </w:rPr>
        <w:tab/>
      </w:r>
    </w:p>
    <w:p w14:paraId="6E26E6D8" w14:textId="5BA82B20" w:rsidR="000F2C58" w:rsidRPr="000F2C58" w:rsidRDefault="007A5396">
      <w:pPr>
        <w:rPr>
          <w:rFonts w:cs="Arial"/>
          <w:sz w:val="32"/>
          <w:szCs w:val="32"/>
        </w:rPr>
      </w:pPr>
      <w:r>
        <w:rPr>
          <w:rFonts w:eastAsia="Arial" w:cs="Arial"/>
          <w:b/>
          <w:bCs/>
          <w:sz w:val="32"/>
          <w:szCs w:val="32"/>
        </w:rPr>
        <w:t xml:space="preserve">Assignment Title: </w:t>
      </w:r>
      <w:r w:rsidRPr="007A5396">
        <w:rPr>
          <w:sz w:val="32"/>
        </w:rPr>
        <w:t>Web Based Data Driven Graphics</w:t>
      </w:r>
      <w:r>
        <w:rPr>
          <w:rFonts w:eastAsia="Arial" w:cs="Arial"/>
          <w:b/>
          <w:bCs/>
          <w:sz w:val="32"/>
          <w:szCs w:val="32"/>
        </w:rPr>
        <w:tab/>
      </w:r>
    </w:p>
    <w:p w14:paraId="0A8D69F7" w14:textId="1086BC02" w:rsidR="000F2C58" w:rsidRDefault="00C42277">
      <w:pPr>
        <w:rPr>
          <w:rFonts w:eastAsia="Arial" w:cs="Arial"/>
          <w:sz w:val="32"/>
          <w:szCs w:val="32"/>
        </w:rPr>
      </w:pPr>
      <w:r>
        <w:rPr>
          <w:rFonts w:eastAsia="Arial" w:cs="Arial"/>
          <w:b/>
          <w:bCs/>
          <w:sz w:val="32"/>
          <w:szCs w:val="32"/>
        </w:rPr>
        <w:t xml:space="preserve">Student </w:t>
      </w:r>
      <w:r w:rsidR="00466430">
        <w:rPr>
          <w:rFonts w:eastAsia="Arial" w:cs="Arial"/>
          <w:b/>
          <w:bCs/>
          <w:sz w:val="32"/>
          <w:szCs w:val="32"/>
        </w:rPr>
        <w:t>Identification Number:</w:t>
      </w:r>
      <w:r w:rsidR="741F2051" w:rsidRPr="741F2051">
        <w:rPr>
          <w:rFonts w:eastAsia="Arial" w:cs="Arial"/>
          <w:b/>
          <w:bCs/>
          <w:sz w:val="32"/>
          <w:szCs w:val="32"/>
        </w:rPr>
        <w:t xml:space="preserve"> </w:t>
      </w:r>
      <w:r w:rsidR="741F2051" w:rsidRPr="741F2051">
        <w:rPr>
          <w:rFonts w:eastAsia="Arial" w:cs="Arial"/>
          <w:sz w:val="32"/>
          <w:szCs w:val="32"/>
        </w:rPr>
        <w:t>14</w:t>
      </w:r>
      <w:r w:rsidR="00C23D0E">
        <w:rPr>
          <w:rFonts w:eastAsia="Arial" w:cs="Arial"/>
          <w:sz w:val="32"/>
          <w:szCs w:val="32"/>
        </w:rPr>
        <w:t>01501</w:t>
      </w:r>
    </w:p>
    <w:p w14:paraId="02438F7A" w14:textId="318C9A44" w:rsidR="009463C5" w:rsidRPr="009463C5" w:rsidRDefault="00466430">
      <w:pPr>
        <w:rPr>
          <w:rFonts w:cs="Arial"/>
          <w:b/>
          <w:sz w:val="32"/>
          <w:szCs w:val="32"/>
        </w:rPr>
      </w:pPr>
      <w:r>
        <w:rPr>
          <w:rFonts w:eastAsia="Arial" w:cs="Arial"/>
          <w:b/>
          <w:bCs/>
          <w:sz w:val="32"/>
          <w:szCs w:val="32"/>
        </w:rPr>
        <w:t xml:space="preserve">Tutor Name: </w:t>
      </w:r>
      <w:r w:rsidR="007A5396" w:rsidRPr="007A5396">
        <w:rPr>
          <w:rFonts w:eastAsia="Arial" w:cs="Arial"/>
          <w:bCs/>
          <w:sz w:val="32"/>
          <w:szCs w:val="32"/>
        </w:rPr>
        <w:t>Martin Stanhope</w:t>
      </w:r>
      <w:r w:rsidR="0012250C">
        <w:rPr>
          <w:rFonts w:cs="Arial"/>
          <w:b/>
          <w:sz w:val="32"/>
          <w:szCs w:val="32"/>
        </w:rPr>
        <w:tab/>
      </w:r>
      <w:r w:rsidR="0012250C" w:rsidRPr="741F2051">
        <w:rPr>
          <w:rFonts w:eastAsia="Arial" w:cs="Arial"/>
          <w:b/>
          <w:bCs/>
          <w:sz w:val="32"/>
          <w:szCs w:val="32"/>
        </w:rPr>
        <w:t xml:space="preserve"> </w:t>
      </w:r>
      <w:r w:rsidR="0066693A">
        <w:rPr>
          <w:rFonts w:cs="Arial"/>
          <w:b/>
          <w:sz w:val="32"/>
          <w:szCs w:val="32"/>
        </w:rPr>
        <w:tab/>
      </w:r>
      <w:r w:rsidR="00335C69">
        <w:rPr>
          <w:rFonts w:cs="Arial"/>
          <w:b/>
          <w:sz w:val="32"/>
          <w:szCs w:val="32"/>
        </w:rPr>
        <w:tab/>
      </w:r>
    </w:p>
    <w:p w14:paraId="2D0C31AC" w14:textId="453E1ED7" w:rsidR="00F60487" w:rsidRDefault="00B94F91">
      <w:pPr>
        <w:rPr>
          <w:rFonts w:eastAsia="Arial" w:cs="Arial"/>
          <w:b/>
          <w:bCs/>
          <w:sz w:val="32"/>
          <w:szCs w:val="32"/>
        </w:rPr>
      </w:pPr>
      <w:r>
        <w:rPr>
          <w:rFonts w:eastAsia="Arial" w:cs="Arial"/>
          <w:b/>
          <w:bCs/>
          <w:sz w:val="32"/>
          <w:szCs w:val="32"/>
        </w:rPr>
        <w:t>Date of Submission:</w:t>
      </w:r>
      <w:r w:rsidR="007A5396">
        <w:rPr>
          <w:rFonts w:eastAsia="Arial" w:cs="Arial"/>
          <w:b/>
          <w:bCs/>
          <w:sz w:val="32"/>
          <w:szCs w:val="32"/>
        </w:rPr>
        <w:t xml:space="preserve"> Friday 6</w:t>
      </w:r>
      <w:r w:rsidR="007A5396" w:rsidRPr="007A5396">
        <w:rPr>
          <w:rFonts w:eastAsia="Arial" w:cs="Arial"/>
          <w:b/>
          <w:bCs/>
          <w:sz w:val="32"/>
          <w:szCs w:val="32"/>
          <w:vertAlign w:val="superscript"/>
        </w:rPr>
        <w:t>th</w:t>
      </w:r>
      <w:r w:rsidR="007A5396">
        <w:rPr>
          <w:rFonts w:eastAsia="Arial" w:cs="Arial"/>
          <w:b/>
          <w:bCs/>
          <w:sz w:val="32"/>
          <w:szCs w:val="32"/>
        </w:rPr>
        <w:t xml:space="preserve"> January 2017</w:t>
      </w:r>
      <w:r>
        <w:rPr>
          <w:rFonts w:eastAsia="Arial" w:cs="Arial"/>
          <w:b/>
          <w:bCs/>
          <w:sz w:val="32"/>
          <w:szCs w:val="32"/>
        </w:rPr>
        <w:t xml:space="preserve"> </w:t>
      </w:r>
    </w:p>
    <w:p w14:paraId="20C3ACE1" w14:textId="546302D4" w:rsidR="00112780" w:rsidRDefault="00294B6B">
      <w:pPr>
        <w:rPr>
          <w:rFonts w:cs="Arial"/>
          <w:b/>
          <w:sz w:val="32"/>
          <w:szCs w:val="32"/>
        </w:rPr>
      </w:pPr>
      <w:r>
        <w:rPr>
          <w:rFonts w:cs="Arial"/>
          <w:b/>
          <w:sz w:val="32"/>
          <w:szCs w:val="32"/>
        </w:rPr>
        <w:pict w14:anchorId="21C6A86F">
          <v:rect id="_x0000_i1025" style="width:0;height:1.5pt" o:hrstd="t" o:hr="t" fillcolor="#a0a0a0" stroked="f"/>
        </w:pict>
      </w:r>
    </w:p>
    <w:p w14:paraId="04B530F0" w14:textId="77777777" w:rsidR="00112780" w:rsidRDefault="00112780">
      <w:pPr>
        <w:rPr>
          <w:rFonts w:cs="Arial"/>
          <w:b/>
          <w:sz w:val="32"/>
          <w:szCs w:val="32"/>
        </w:rPr>
      </w:pPr>
      <w:r>
        <w:rPr>
          <w:rFonts w:cs="Arial"/>
          <w:b/>
          <w:sz w:val="32"/>
          <w:szCs w:val="32"/>
        </w:rPr>
        <w:br w:type="page"/>
      </w:r>
    </w:p>
    <w:p w14:paraId="3775FD55" w14:textId="77777777" w:rsidR="00112780" w:rsidRPr="00B226A8" w:rsidRDefault="741F2051">
      <w:pPr>
        <w:pStyle w:val="Title"/>
        <w:rPr>
          <w:rFonts w:ascii="Arial" w:hAnsi="Arial" w:cs="Arial"/>
        </w:rPr>
      </w:pPr>
      <w:r w:rsidRPr="741F2051">
        <w:rPr>
          <w:rFonts w:ascii="Arial" w:eastAsia="Arial" w:hAnsi="Arial" w:cs="Arial"/>
        </w:rPr>
        <w:lastRenderedPageBreak/>
        <w:t>Contents Page</w:t>
      </w:r>
    </w:p>
    <w:sdt>
      <w:sdtPr>
        <w:rPr>
          <w:rFonts w:ascii="Arial" w:eastAsiaTheme="minorHAnsi" w:hAnsi="Arial" w:cstheme="minorBidi"/>
          <w:color w:val="auto"/>
          <w:sz w:val="24"/>
          <w:szCs w:val="22"/>
          <w:lang w:val="en-GB"/>
        </w:rPr>
        <w:id w:val="-356506849"/>
        <w:docPartObj>
          <w:docPartGallery w:val="Table of Contents"/>
          <w:docPartUnique/>
        </w:docPartObj>
      </w:sdtPr>
      <w:sdtEndPr>
        <w:rPr>
          <w:b/>
          <w:bCs/>
          <w:noProof/>
        </w:rPr>
      </w:sdtEndPr>
      <w:sdtContent>
        <w:p w14:paraId="67739401" w14:textId="367F9944" w:rsidR="00BD46F3" w:rsidRDefault="00BD46F3">
          <w:pPr>
            <w:pStyle w:val="TOCHeading"/>
            <w:numPr>
              <w:ilvl w:val="0"/>
              <w:numId w:val="0"/>
            </w:numPr>
            <w:ind w:left="294" w:hanging="294"/>
            <w:jc w:val="both"/>
            <w:pPrChange w:id="1" w:author="Weston, Gareth" w:date="2017-01-06T17:39:00Z">
              <w:pPr>
                <w:pStyle w:val="TOCHeading"/>
                <w:numPr>
                  <w:numId w:val="0"/>
                </w:numPr>
                <w:ind w:left="0" w:hanging="294"/>
              </w:pPr>
            </w:pPrChange>
          </w:pPr>
        </w:p>
        <w:p w14:paraId="719DF9C0" w14:textId="2D08F5FB" w:rsidR="0081086A" w:rsidRDefault="00BD46F3">
          <w:pPr>
            <w:pStyle w:val="TOC1"/>
            <w:tabs>
              <w:tab w:val="right" w:leader="dot" w:pos="973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71204353" w:history="1">
            <w:r w:rsidR="0081086A" w:rsidRPr="00507E0A">
              <w:rPr>
                <w:rStyle w:val="Hyperlink"/>
                <w:noProof/>
              </w:rPr>
              <w:t>Abstract</w:t>
            </w:r>
            <w:r w:rsidR="0081086A">
              <w:rPr>
                <w:noProof/>
                <w:webHidden/>
              </w:rPr>
              <w:tab/>
            </w:r>
            <w:r w:rsidR="0081086A">
              <w:rPr>
                <w:noProof/>
                <w:webHidden/>
              </w:rPr>
              <w:fldChar w:fldCharType="begin"/>
            </w:r>
            <w:r w:rsidR="0081086A">
              <w:rPr>
                <w:noProof/>
                <w:webHidden/>
              </w:rPr>
              <w:instrText xml:space="preserve"> PAGEREF _Toc471204353 \h </w:instrText>
            </w:r>
            <w:r w:rsidR="0081086A">
              <w:rPr>
                <w:noProof/>
                <w:webHidden/>
              </w:rPr>
            </w:r>
            <w:r w:rsidR="0081086A">
              <w:rPr>
                <w:noProof/>
                <w:webHidden/>
              </w:rPr>
              <w:fldChar w:fldCharType="separate"/>
            </w:r>
            <w:r w:rsidR="0081086A">
              <w:rPr>
                <w:noProof/>
                <w:webHidden/>
              </w:rPr>
              <w:t>4</w:t>
            </w:r>
            <w:r w:rsidR="0081086A">
              <w:rPr>
                <w:noProof/>
                <w:webHidden/>
              </w:rPr>
              <w:fldChar w:fldCharType="end"/>
            </w:r>
          </w:hyperlink>
        </w:p>
        <w:p w14:paraId="54832D64" w14:textId="0EC20D5C"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54" w:history="1">
            <w:r w:rsidR="0081086A" w:rsidRPr="00507E0A">
              <w:rPr>
                <w:rStyle w:val="Hyperlink"/>
                <w:noProof/>
              </w:rPr>
              <w:t>1.</w:t>
            </w:r>
            <w:r w:rsidR="0081086A">
              <w:rPr>
                <w:rFonts w:asciiTheme="minorHAnsi" w:eastAsiaTheme="minorEastAsia" w:hAnsiTheme="minorHAnsi"/>
                <w:noProof/>
                <w:sz w:val="22"/>
                <w:lang w:eastAsia="en-GB"/>
              </w:rPr>
              <w:tab/>
            </w:r>
            <w:r w:rsidR="0081086A" w:rsidRPr="00507E0A">
              <w:rPr>
                <w:rStyle w:val="Hyperlink"/>
                <w:noProof/>
              </w:rPr>
              <w:t>Introduction</w:t>
            </w:r>
            <w:r w:rsidR="0081086A">
              <w:rPr>
                <w:noProof/>
                <w:webHidden/>
              </w:rPr>
              <w:tab/>
            </w:r>
            <w:r w:rsidR="0081086A">
              <w:rPr>
                <w:noProof/>
                <w:webHidden/>
              </w:rPr>
              <w:fldChar w:fldCharType="begin"/>
            </w:r>
            <w:r w:rsidR="0081086A">
              <w:rPr>
                <w:noProof/>
                <w:webHidden/>
              </w:rPr>
              <w:instrText xml:space="preserve"> PAGEREF _Toc471204354 \h </w:instrText>
            </w:r>
            <w:r w:rsidR="0081086A">
              <w:rPr>
                <w:noProof/>
                <w:webHidden/>
              </w:rPr>
            </w:r>
            <w:r w:rsidR="0081086A">
              <w:rPr>
                <w:noProof/>
                <w:webHidden/>
              </w:rPr>
              <w:fldChar w:fldCharType="separate"/>
            </w:r>
            <w:r w:rsidR="0081086A">
              <w:rPr>
                <w:noProof/>
                <w:webHidden/>
              </w:rPr>
              <w:t>4</w:t>
            </w:r>
            <w:r w:rsidR="0081086A">
              <w:rPr>
                <w:noProof/>
                <w:webHidden/>
              </w:rPr>
              <w:fldChar w:fldCharType="end"/>
            </w:r>
          </w:hyperlink>
        </w:p>
        <w:p w14:paraId="47712BDF" w14:textId="088D60A1"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55" w:history="1">
            <w:r w:rsidR="0081086A" w:rsidRPr="00507E0A">
              <w:rPr>
                <w:rStyle w:val="Hyperlink"/>
                <w:noProof/>
              </w:rPr>
              <w:t>2.</w:t>
            </w:r>
            <w:r w:rsidR="0081086A">
              <w:rPr>
                <w:rFonts w:asciiTheme="minorHAnsi" w:eastAsiaTheme="minorEastAsia" w:hAnsiTheme="minorHAnsi"/>
                <w:noProof/>
                <w:sz w:val="22"/>
                <w:lang w:eastAsia="en-GB"/>
              </w:rPr>
              <w:tab/>
            </w:r>
            <w:r w:rsidR="0081086A" w:rsidRPr="00507E0A">
              <w:rPr>
                <w:rStyle w:val="Hyperlink"/>
                <w:noProof/>
              </w:rPr>
              <w:t>Data Capture</w:t>
            </w:r>
            <w:r w:rsidR="0081086A">
              <w:rPr>
                <w:noProof/>
                <w:webHidden/>
              </w:rPr>
              <w:tab/>
            </w:r>
            <w:r w:rsidR="0081086A">
              <w:rPr>
                <w:noProof/>
                <w:webHidden/>
              </w:rPr>
              <w:fldChar w:fldCharType="begin"/>
            </w:r>
            <w:r w:rsidR="0081086A">
              <w:rPr>
                <w:noProof/>
                <w:webHidden/>
              </w:rPr>
              <w:instrText xml:space="preserve"> PAGEREF _Toc471204355 \h </w:instrText>
            </w:r>
            <w:r w:rsidR="0081086A">
              <w:rPr>
                <w:noProof/>
                <w:webHidden/>
              </w:rPr>
            </w:r>
            <w:r w:rsidR="0081086A">
              <w:rPr>
                <w:noProof/>
                <w:webHidden/>
              </w:rPr>
              <w:fldChar w:fldCharType="separate"/>
            </w:r>
            <w:r w:rsidR="0081086A">
              <w:rPr>
                <w:noProof/>
                <w:webHidden/>
              </w:rPr>
              <w:t>4</w:t>
            </w:r>
            <w:r w:rsidR="0081086A">
              <w:rPr>
                <w:noProof/>
                <w:webHidden/>
              </w:rPr>
              <w:fldChar w:fldCharType="end"/>
            </w:r>
          </w:hyperlink>
        </w:p>
        <w:p w14:paraId="5BACDBFB" w14:textId="1BCC36E6"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56" w:history="1">
            <w:r w:rsidR="0081086A" w:rsidRPr="00507E0A">
              <w:rPr>
                <w:rStyle w:val="Hyperlink"/>
                <w:noProof/>
              </w:rPr>
              <w:t>3.</w:t>
            </w:r>
            <w:r w:rsidR="0081086A">
              <w:rPr>
                <w:rFonts w:asciiTheme="minorHAnsi" w:eastAsiaTheme="minorEastAsia" w:hAnsiTheme="minorHAnsi"/>
                <w:noProof/>
                <w:sz w:val="22"/>
                <w:lang w:eastAsia="en-GB"/>
              </w:rPr>
              <w:tab/>
            </w:r>
            <w:r w:rsidR="0081086A" w:rsidRPr="00507E0A">
              <w:rPr>
                <w:rStyle w:val="Hyperlink"/>
                <w:noProof/>
              </w:rPr>
              <w:t>Data Storage</w:t>
            </w:r>
            <w:r w:rsidR="0081086A">
              <w:rPr>
                <w:noProof/>
                <w:webHidden/>
              </w:rPr>
              <w:tab/>
            </w:r>
            <w:r w:rsidR="0081086A">
              <w:rPr>
                <w:noProof/>
                <w:webHidden/>
              </w:rPr>
              <w:fldChar w:fldCharType="begin"/>
            </w:r>
            <w:r w:rsidR="0081086A">
              <w:rPr>
                <w:noProof/>
                <w:webHidden/>
              </w:rPr>
              <w:instrText xml:space="preserve"> PAGEREF _Toc471204356 \h </w:instrText>
            </w:r>
            <w:r w:rsidR="0081086A">
              <w:rPr>
                <w:noProof/>
                <w:webHidden/>
              </w:rPr>
            </w:r>
            <w:r w:rsidR="0081086A">
              <w:rPr>
                <w:noProof/>
                <w:webHidden/>
              </w:rPr>
              <w:fldChar w:fldCharType="separate"/>
            </w:r>
            <w:r w:rsidR="0081086A">
              <w:rPr>
                <w:noProof/>
                <w:webHidden/>
              </w:rPr>
              <w:t>5</w:t>
            </w:r>
            <w:r w:rsidR="0081086A">
              <w:rPr>
                <w:noProof/>
                <w:webHidden/>
              </w:rPr>
              <w:fldChar w:fldCharType="end"/>
            </w:r>
          </w:hyperlink>
        </w:p>
        <w:p w14:paraId="11802173" w14:textId="581F0485"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57" w:history="1">
            <w:r w:rsidR="0081086A" w:rsidRPr="00507E0A">
              <w:rPr>
                <w:rStyle w:val="Hyperlink"/>
                <w:noProof/>
              </w:rPr>
              <w:t>4.</w:t>
            </w:r>
            <w:r w:rsidR="0081086A">
              <w:rPr>
                <w:rFonts w:asciiTheme="minorHAnsi" w:eastAsiaTheme="minorEastAsia" w:hAnsiTheme="minorHAnsi"/>
                <w:noProof/>
                <w:sz w:val="22"/>
                <w:lang w:eastAsia="en-GB"/>
              </w:rPr>
              <w:tab/>
            </w:r>
            <w:r w:rsidR="0081086A" w:rsidRPr="00507E0A">
              <w:rPr>
                <w:rStyle w:val="Hyperlink"/>
                <w:noProof/>
              </w:rPr>
              <w:t>Data Conversion</w:t>
            </w:r>
            <w:r w:rsidR="0081086A">
              <w:rPr>
                <w:noProof/>
                <w:webHidden/>
              </w:rPr>
              <w:tab/>
            </w:r>
            <w:r w:rsidR="0081086A">
              <w:rPr>
                <w:noProof/>
                <w:webHidden/>
              </w:rPr>
              <w:fldChar w:fldCharType="begin"/>
            </w:r>
            <w:r w:rsidR="0081086A">
              <w:rPr>
                <w:noProof/>
                <w:webHidden/>
              </w:rPr>
              <w:instrText xml:space="preserve"> PAGEREF _Toc471204357 \h </w:instrText>
            </w:r>
            <w:r w:rsidR="0081086A">
              <w:rPr>
                <w:noProof/>
                <w:webHidden/>
              </w:rPr>
            </w:r>
            <w:r w:rsidR="0081086A">
              <w:rPr>
                <w:noProof/>
                <w:webHidden/>
              </w:rPr>
              <w:fldChar w:fldCharType="separate"/>
            </w:r>
            <w:r w:rsidR="0081086A">
              <w:rPr>
                <w:noProof/>
                <w:webHidden/>
              </w:rPr>
              <w:t>6</w:t>
            </w:r>
            <w:r w:rsidR="0081086A">
              <w:rPr>
                <w:noProof/>
                <w:webHidden/>
              </w:rPr>
              <w:fldChar w:fldCharType="end"/>
            </w:r>
          </w:hyperlink>
        </w:p>
        <w:p w14:paraId="7B8FF684" w14:textId="7C2AA83D" w:rsidR="0081086A" w:rsidRDefault="008C68EA">
          <w:pPr>
            <w:pStyle w:val="TOC2"/>
            <w:tabs>
              <w:tab w:val="right" w:leader="dot" w:pos="9736"/>
            </w:tabs>
            <w:rPr>
              <w:rFonts w:asciiTheme="minorHAnsi" w:eastAsiaTheme="minorEastAsia" w:hAnsiTheme="minorHAnsi"/>
              <w:noProof/>
              <w:sz w:val="22"/>
              <w:lang w:eastAsia="en-GB"/>
            </w:rPr>
          </w:pPr>
          <w:hyperlink w:anchor="_Toc471204358" w:history="1">
            <w:r w:rsidR="0081086A" w:rsidRPr="00507E0A">
              <w:rPr>
                <w:rStyle w:val="Hyperlink"/>
                <w:noProof/>
              </w:rPr>
              <w:t>CSV to MySQL conversion</w:t>
            </w:r>
            <w:r w:rsidR="0081086A">
              <w:rPr>
                <w:noProof/>
                <w:webHidden/>
              </w:rPr>
              <w:tab/>
            </w:r>
            <w:r w:rsidR="0081086A">
              <w:rPr>
                <w:noProof/>
                <w:webHidden/>
              </w:rPr>
              <w:fldChar w:fldCharType="begin"/>
            </w:r>
            <w:r w:rsidR="0081086A">
              <w:rPr>
                <w:noProof/>
                <w:webHidden/>
              </w:rPr>
              <w:instrText xml:space="preserve"> PAGEREF _Toc471204358 \h </w:instrText>
            </w:r>
            <w:r w:rsidR="0081086A">
              <w:rPr>
                <w:noProof/>
                <w:webHidden/>
              </w:rPr>
            </w:r>
            <w:r w:rsidR="0081086A">
              <w:rPr>
                <w:noProof/>
                <w:webHidden/>
              </w:rPr>
              <w:fldChar w:fldCharType="separate"/>
            </w:r>
            <w:r w:rsidR="0081086A">
              <w:rPr>
                <w:noProof/>
                <w:webHidden/>
              </w:rPr>
              <w:t>7</w:t>
            </w:r>
            <w:r w:rsidR="0081086A">
              <w:rPr>
                <w:noProof/>
                <w:webHidden/>
              </w:rPr>
              <w:fldChar w:fldCharType="end"/>
            </w:r>
          </w:hyperlink>
        </w:p>
        <w:p w14:paraId="5CF11991" w14:textId="550C76EB" w:rsidR="0081086A" w:rsidRDefault="008C68EA">
          <w:pPr>
            <w:pStyle w:val="TOC3"/>
            <w:tabs>
              <w:tab w:val="right" w:leader="dot" w:pos="9736"/>
            </w:tabs>
            <w:rPr>
              <w:rFonts w:asciiTheme="minorHAnsi" w:eastAsiaTheme="minorEastAsia" w:hAnsiTheme="minorHAnsi"/>
              <w:noProof/>
              <w:sz w:val="22"/>
              <w:lang w:eastAsia="en-GB"/>
            </w:rPr>
          </w:pPr>
          <w:hyperlink w:anchor="_Toc471204359" w:history="1">
            <w:r w:rsidR="0081086A" w:rsidRPr="00507E0A">
              <w:rPr>
                <w:rStyle w:val="Hyperlink"/>
                <w:noProof/>
              </w:rPr>
              <w:t>Stage One</w:t>
            </w:r>
            <w:r w:rsidR="0081086A">
              <w:rPr>
                <w:noProof/>
                <w:webHidden/>
              </w:rPr>
              <w:tab/>
            </w:r>
            <w:r w:rsidR="0081086A">
              <w:rPr>
                <w:noProof/>
                <w:webHidden/>
              </w:rPr>
              <w:fldChar w:fldCharType="begin"/>
            </w:r>
            <w:r w:rsidR="0081086A">
              <w:rPr>
                <w:noProof/>
                <w:webHidden/>
              </w:rPr>
              <w:instrText xml:space="preserve"> PAGEREF _Toc471204359 \h </w:instrText>
            </w:r>
            <w:r w:rsidR="0081086A">
              <w:rPr>
                <w:noProof/>
                <w:webHidden/>
              </w:rPr>
            </w:r>
            <w:r w:rsidR="0081086A">
              <w:rPr>
                <w:noProof/>
                <w:webHidden/>
              </w:rPr>
              <w:fldChar w:fldCharType="separate"/>
            </w:r>
            <w:r w:rsidR="0081086A">
              <w:rPr>
                <w:noProof/>
                <w:webHidden/>
              </w:rPr>
              <w:t>7</w:t>
            </w:r>
            <w:r w:rsidR="0081086A">
              <w:rPr>
                <w:noProof/>
                <w:webHidden/>
              </w:rPr>
              <w:fldChar w:fldCharType="end"/>
            </w:r>
          </w:hyperlink>
        </w:p>
        <w:p w14:paraId="286EB402" w14:textId="61FA6C36" w:rsidR="0081086A" w:rsidRDefault="008C68EA">
          <w:pPr>
            <w:pStyle w:val="TOC3"/>
            <w:tabs>
              <w:tab w:val="right" w:leader="dot" w:pos="9736"/>
            </w:tabs>
            <w:rPr>
              <w:rFonts w:asciiTheme="minorHAnsi" w:eastAsiaTheme="minorEastAsia" w:hAnsiTheme="minorHAnsi"/>
              <w:noProof/>
              <w:sz w:val="22"/>
              <w:lang w:eastAsia="en-GB"/>
            </w:rPr>
          </w:pPr>
          <w:hyperlink w:anchor="_Toc471204360" w:history="1">
            <w:r w:rsidR="0081086A" w:rsidRPr="00507E0A">
              <w:rPr>
                <w:rStyle w:val="Hyperlink"/>
                <w:noProof/>
              </w:rPr>
              <w:t>Stage Two</w:t>
            </w:r>
            <w:r w:rsidR="0081086A">
              <w:rPr>
                <w:noProof/>
                <w:webHidden/>
              </w:rPr>
              <w:tab/>
            </w:r>
            <w:r w:rsidR="0081086A">
              <w:rPr>
                <w:noProof/>
                <w:webHidden/>
              </w:rPr>
              <w:fldChar w:fldCharType="begin"/>
            </w:r>
            <w:r w:rsidR="0081086A">
              <w:rPr>
                <w:noProof/>
                <w:webHidden/>
              </w:rPr>
              <w:instrText xml:space="preserve"> PAGEREF _Toc471204360 \h </w:instrText>
            </w:r>
            <w:r w:rsidR="0081086A">
              <w:rPr>
                <w:noProof/>
                <w:webHidden/>
              </w:rPr>
            </w:r>
            <w:r w:rsidR="0081086A">
              <w:rPr>
                <w:noProof/>
                <w:webHidden/>
              </w:rPr>
              <w:fldChar w:fldCharType="separate"/>
            </w:r>
            <w:r w:rsidR="0081086A">
              <w:rPr>
                <w:noProof/>
                <w:webHidden/>
              </w:rPr>
              <w:t>7</w:t>
            </w:r>
            <w:r w:rsidR="0081086A">
              <w:rPr>
                <w:noProof/>
                <w:webHidden/>
              </w:rPr>
              <w:fldChar w:fldCharType="end"/>
            </w:r>
          </w:hyperlink>
        </w:p>
        <w:p w14:paraId="39FC6C85" w14:textId="25B07EFD" w:rsidR="0081086A" w:rsidRDefault="008C68EA">
          <w:pPr>
            <w:pStyle w:val="TOC3"/>
            <w:tabs>
              <w:tab w:val="right" w:leader="dot" w:pos="9736"/>
            </w:tabs>
            <w:rPr>
              <w:rFonts w:asciiTheme="minorHAnsi" w:eastAsiaTheme="minorEastAsia" w:hAnsiTheme="minorHAnsi"/>
              <w:noProof/>
              <w:sz w:val="22"/>
              <w:lang w:eastAsia="en-GB"/>
            </w:rPr>
          </w:pPr>
          <w:hyperlink w:anchor="_Toc471204361" w:history="1">
            <w:r w:rsidR="0081086A" w:rsidRPr="00507E0A">
              <w:rPr>
                <w:rStyle w:val="Hyperlink"/>
                <w:noProof/>
              </w:rPr>
              <w:t>Stage Three</w:t>
            </w:r>
            <w:r w:rsidR="0081086A">
              <w:rPr>
                <w:noProof/>
                <w:webHidden/>
              </w:rPr>
              <w:tab/>
            </w:r>
            <w:r w:rsidR="0081086A">
              <w:rPr>
                <w:noProof/>
                <w:webHidden/>
              </w:rPr>
              <w:fldChar w:fldCharType="begin"/>
            </w:r>
            <w:r w:rsidR="0081086A">
              <w:rPr>
                <w:noProof/>
                <w:webHidden/>
              </w:rPr>
              <w:instrText xml:space="preserve"> PAGEREF _Toc471204361 \h </w:instrText>
            </w:r>
            <w:r w:rsidR="0081086A">
              <w:rPr>
                <w:noProof/>
                <w:webHidden/>
              </w:rPr>
            </w:r>
            <w:r w:rsidR="0081086A">
              <w:rPr>
                <w:noProof/>
                <w:webHidden/>
              </w:rPr>
              <w:fldChar w:fldCharType="separate"/>
            </w:r>
            <w:r w:rsidR="0081086A">
              <w:rPr>
                <w:noProof/>
                <w:webHidden/>
              </w:rPr>
              <w:t>8</w:t>
            </w:r>
            <w:r w:rsidR="0081086A">
              <w:rPr>
                <w:noProof/>
                <w:webHidden/>
              </w:rPr>
              <w:fldChar w:fldCharType="end"/>
            </w:r>
          </w:hyperlink>
        </w:p>
        <w:p w14:paraId="23DC0236" w14:textId="39375227" w:rsidR="0081086A" w:rsidRDefault="008C68EA">
          <w:pPr>
            <w:pStyle w:val="TOC2"/>
            <w:tabs>
              <w:tab w:val="right" w:leader="dot" w:pos="9736"/>
            </w:tabs>
            <w:rPr>
              <w:rFonts w:asciiTheme="minorHAnsi" w:eastAsiaTheme="minorEastAsia" w:hAnsiTheme="minorHAnsi"/>
              <w:noProof/>
              <w:sz w:val="22"/>
              <w:lang w:eastAsia="en-GB"/>
            </w:rPr>
          </w:pPr>
          <w:hyperlink w:anchor="_Toc471204362" w:history="1">
            <w:r w:rsidR="0081086A" w:rsidRPr="00507E0A">
              <w:rPr>
                <w:rStyle w:val="Hyperlink"/>
                <w:noProof/>
              </w:rPr>
              <w:t>MySQL to JSON Conversion</w:t>
            </w:r>
            <w:r w:rsidR="0081086A">
              <w:rPr>
                <w:noProof/>
                <w:webHidden/>
              </w:rPr>
              <w:tab/>
            </w:r>
            <w:r w:rsidR="0081086A">
              <w:rPr>
                <w:noProof/>
                <w:webHidden/>
              </w:rPr>
              <w:fldChar w:fldCharType="begin"/>
            </w:r>
            <w:r w:rsidR="0081086A">
              <w:rPr>
                <w:noProof/>
                <w:webHidden/>
              </w:rPr>
              <w:instrText xml:space="preserve"> PAGEREF _Toc471204362 \h </w:instrText>
            </w:r>
            <w:r w:rsidR="0081086A">
              <w:rPr>
                <w:noProof/>
                <w:webHidden/>
              </w:rPr>
            </w:r>
            <w:r w:rsidR="0081086A">
              <w:rPr>
                <w:noProof/>
                <w:webHidden/>
              </w:rPr>
              <w:fldChar w:fldCharType="separate"/>
            </w:r>
            <w:r w:rsidR="0081086A">
              <w:rPr>
                <w:noProof/>
                <w:webHidden/>
              </w:rPr>
              <w:t>9</w:t>
            </w:r>
            <w:r w:rsidR="0081086A">
              <w:rPr>
                <w:noProof/>
                <w:webHidden/>
              </w:rPr>
              <w:fldChar w:fldCharType="end"/>
            </w:r>
          </w:hyperlink>
        </w:p>
        <w:p w14:paraId="4A4D8791" w14:textId="0E9635B1" w:rsidR="0081086A" w:rsidRDefault="008C68EA">
          <w:pPr>
            <w:pStyle w:val="TOC3"/>
            <w:tabs>
              <w:tab w:val="right" w:leader="dot" w:pos="9736"/>
            </w:tabs>
            <w:rPr>
              <w:rFonts w:asciiTheme="minorHAnsi" w:eastAsiaTheme="minorEastAsia" w:hAnsiTheme="minorHAnsi"/>
              <w:noProof/>
              <w:sz w:val="22"/>
              <w:lang w:eastAsia="en-GB"/>
            </w:rPr>
          </w:pPr>
          <w:hyperlink w:anchor="_Toc471204363" w:history="1">
            <w:r w:rsidR="0081086A" w:rsidRPr="00507E0A">
              <w:rPr>
                <w:rStyle w:val="Hyperlink"/>
                <w:noProof/>
                <w:shd w:val="clear" w:color="auto" w:fill="FFFFFF"/>
              </w:rPr>
              <w:t>Stage One</w:t>
            </w:r>
            <w:r w:rsidR="0081086A">
              <w:rPr>
                <w:noProof/>
                <w:webHidden/>
              </w:rPr>
              <w:tab/>
            </w:r>
            <w:r w:rsidR="0081086A">
              <w:rPr>
                <w:noProof/>
                <w:webHidden/>
              </w:rPr>
              <w:fldChar w:fldCharType="begin"/>
            </w:r>
            <w:r w:rsidR="0081086A">
              <w:rPr>
                <w:noProof/>
                <w:webHidden/>
              </w:rPr>
              <w:instrText xml:space="preserve"> PAGEREF _Toc471204363 \h </w:instrText>
            </w:r>
            <w:r w:rsidR="0081086A">
              <w:rPr>
                <w:noProof/>
                <w:webHidden/>
              </w:rPr>
            </w:r>
            <w:r w:rsidR="0081086A">
              <w:rPr>
                <w:noProof/>
                <w:webHidden/>
              </w:rPr>
              <w:fldChar w:fldCharType="separate"/>
            </w:r>
            <w:r w:rsidR="0081086A">
              <w:rPr>
                <w:noProof/>
                <w:webHidden/>
              </w:rPr>
              <w:t>9</w:t>
            </w:r>
            <w:r w:rsidR="0081086A">
              <w:rPr>
                <w:noProof/>
                <w:webHidden/>
              </w:rPr>
              <w:fldChar w:fldCharType="end"/>
            </w:r>
          </w:hyperlink>
        </w:p>
        <w:p w14:paraId="1B569720" w14:textId="3E98B118" w:rsidR="0081086A" w:rsidRDefault="008C68EA">
          <w:pPr>
            <w:pStyle w:val="TOC3"/>
            <w:tabs>
              <w:tab w:val="right" w:leader="dot" w:pos="9736"/>
            </w:tabs>
            <w:rPr>
              <w:rFonts w:asciiTheme="minorHAnsi" w:eastAsiaTheme="minorEastAsia" w:hAnsiTheme="minorHAnsi"/>
              <w:noProof/>
              <w:sz w:val="22"/>
              <w:lang w:eastAsia="en-GB"/>
            </w:rPr>
          </w:pPr>
          <w:hyperlink w:anchor="_Toc471204364" w:history="1">
            <w:r w:rsidR="0081086A" w:rsidRPr="00507E0A">
              <w:rPr>
                <w:rStyle w:val="Hyperlink"/>
                <w:noProof/>
              </w:rPr>
              <w:t>Stage Two</w:t>
            </w:r>
            <w:r w:rsidR="0081086A">
              <w:rPr>
                <w:noProof/>
                <w:webHidden/>
              </w:rPr>
              <w:tab/>
            </w:r>
            <w:r w:rsidR="0081086A">
              <w:rPr>
                <w:noProof/>
                <w:webHidden/>
              </w:rPr>
              <w:fldChar w:fldCharType="begin"/>
            </w:r>
            <w:r w:rsidR="0081086A">
              <w:rPr>
                <w:noProof/>
                <w:webHidden/>
              </w:rPr>
              <w:instrText xml:space="preserve"> PAGEREF _Toc471204364 \h </w:instrText>
            </w:r>
            <w:r w:rsidR="0081086A">
              <w:rPr>
                <w:noProof/>
                <w:webHidden/>
              </w:rPr>
            </w:r>
            <w:r w:rsidR="0081086A">
              <w:rPr>
                <w:noProof/>
                <w:webHidden/>
              </w:rPr>
              <w:fldChar w:fldCharType="separate"/>
            </w:r>
            <w:r w:rsidR="0081086A">
              <w:rPr>
                <w:noProof/>
                <w:webHidden/>
              </w:rPr>
              <w:t>9</w:t>
            </w:r>
            <w:r w:rsidR="0081086A">
              <w:rPr>
                <w:noProof/>
                <w:webHidden/>
              </w:rPr>
              <w:fldChar w:fldCharType="end"/>
            </w:r>
          </w:hyperlink>
        </w:p>
        <w:p w14:paraId="63F06B1C" w14:textId="638A4EC7" w:rsidR="0081086A" w:rsidRDefault="008C68EA">
          <w:pPr>
            <w:pStyle w:val="TOC3"/>
            <w:tabs>
              <w:tab w:val="right" w:leader="dot" w:pos="9736"/>
            </w:tabs>
            <w:rPr>
              <w:rFonts w:asciiTheme="minorHAnsi" w:eastAsiaTheme="minorEastAsia" w:hAnsiTheme="minorHAnsi"/>
              <w:noProof/>
              <w:sz w:val="22"/>
              <w:lang w:eastAsia="en-GB"/>
            </w:rPr>
          </w:pPr>
          <w:hyperlink w:anchor="_Toc471204365" w:history="1">
            <w:r w:rsidR="0081086A" w:rsidRPr="00507E0A">
              <w:rPr>
                <w:rStyle w:val="Hyperlink"/>
                <w:noProof/>
              </w:rPr>
              <w:t>Stage Three</w:t>
            </w:r>
            <w:r w:rsidR="0081086A">
              <w:rPr>
                <w:noProof/>
                <w:webHidden/>
              </w:rPr>
              <w:tab/>
            </w:r>
            <w:r w:rsidR="0081086A">
              <w:rPr>
                <w:noProof/>
                <w:webHidden/>
              </w:rPr>
              <w:fldChar w:fldCharType="begin"/>
            </w:r>
            <w:r w:rsidR="0081086A">
              <w:rPr>
                <w:noProof/>
                <w:webHidden/>
              </w:rPr>
              <w:instrText xml:space="preserve"> PAGEREF _Toc471204365 \h </w:instrText>
            </w:r>
            <w:r w:rsidR="0081086A">
              <w:rPr>
                <w:noProof/>
                <w:webHidden/>
              </w:rPr>
            </w:r>
            <w:r w:rsidR="0081086A">
              <w:rPr>
                <w:noProof/>
                <w:webHidden/>
              </w:rPr>
              <w:fldChar w:fldCharType="separate"/>
            </w:r>
            <w:r w:rsidR="0081086A">
              <w:rPr>
                <w:noProof/>
                <w:webHidden/>
              </w:rPr>
              <w:t>10</w:t>
            </w:r>
            <w:r w:rsidR="0081086A">
              <w:rPr>
                <w:noProof/>
                <w:webHidden/>
              </w:rPr>
              <w:fldChar w:fldCharType="end"/>
            </w:r>
          </w:hyperlink>
        </w:p>
        <w:p w14:paraId="1949EBC3" w14:textId="0F760123" w:rsidR="0081086A" w:rsidRDefault="008C68EA">
          <w:pPr>
            <w:pStyle w:val="TOC3"/>
            <w:tabs>
              <w:tab w:val="right" w:leader="dot" w:pos="9736"/>
            </w:tabs>
            <w:rPr>
              <w:rFonts w:asciiTheme="minorHAnsi" w:eastAsiaTheme="minorEastAsia" w:hAnsiTheme="minorHAnsi"/>
              <w:noProof/>
              <w:sz w:val="22"/>
              <w:lang w:eastAsia="en-GB"/>
            </w:rPr>
          </w:pPr>
          <w:hyperlink w:anchor="_Toc471204366" w:history="1">
            <w:r w:rsidR="0081086A" w:rsidRPr="00507E0A">
              <w:rPr>
                <w:rStyle w:val="Hyperlink"/>
                <w:noProof/>
              </w:rPr>
              <w:t>Stage Four</w:t>
            </w:r>
            <w:r w:rsidR="0081086A">
              <w:rPr>
                <w:noProof/>
                <w:webHidden/>
              </w:rPr>
              <w:tab/>
            </w:r>
            <w:r w:rsidR="0081086A">
              <w:rPr>
                <w:noProof/>
                <w:webHidden/>
              </w:rPr>
              <w:fldChar w:fldCharType="begin"/>
            </w:r>
            <w:r w:rsidR="0081086A">
              <w:rPr>
                <w:noProof/>
                <w:webHidden/>
              </w:rPr>
              <w:instrText xml:space="preserve"> PAGEREF _Toc471204366 \h </w:instrText>
            </w:r>
            <w:r w:rsidR="0081086A">
              <w:rPr>
                <w:noProof/>
                <w:webHidden/>
              </w:rPr>
            </w:r>
            <w:r w:rsidR="0081086A">
              <w:rPr>
                <w:noProof/>
                <w:webHidden/>
              </w:rPr>
              <w:fldChar w:fldCharType="separate"/>
            </w:r>
            <w:r w:rsidR="0081086A">
              <w:rPr>
                <w:noProof/>
                <w:webHidden/>
              </w:rPr>
              <w:t>10</w:t>
            </w:r>
            <w:r w:rsidR="0081086A">
              <w:rPr>
                <w:noProof/>
                <w:webHidden/>
              </w:rPr>
              <w:fldChar w:fldCharType="end"/>
            </w:r>
          </w:hyperlink>
        </w:p>
        <w:p w14:paraId="43E66278" w14:textId="295C9CFE"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67" w:history="1">
            <w:r w:rsidR="0081086A" w:rsidRPr="00507E0A">
              <w:rPr>
                <w:rStyle w:val="Hyperlink"/>
                <w:noProof/>
              </w:rPr>
              <w:t>5.</w:t>
            </w:r>
            <w:r w:rsidR="0081086A">
              <w:rPr>
                <w:rFonts w:asciiTheme="minorHAnsi" w:eastAsiaTheme="minorEastAsia" w:hAnsiTheme="minorHAnsi"/>
                <w:noProof/>
                <w:sz w:val="22"/>
                <w:lang w:eastAsia="en-GB"/>
              </w:rPr>
              <w:tab/>
            </w:r>
            <w:r w:rsidR="0081086A" w:rsidRPr="00507E0A">
              <w:rPr>
                <w:rStyle w:val="Hyperlink"/>
                <w:noProof/>
              </w:rPr>
              <w:t>Scalable Vector Graphics (SVG)</w:t>
            </w:r>
            <w:r w:rsidR="0081086A">
              <w:rPr>
                <w:noProof/>
                <w:webHidden/>
              </w:rPr>
              <w:tab/>
            </w:r>
            <w:r w:rsidR="0081086A">
              <w:rPr>
                <w:noProof/>
                <w:webHidden/>
              </w:rPr>
              <w:fldChar w:fldCharType="begin"/>
            </w:r>
            <w:r w:rsidR="0081086A">
              <w:rPr>
                <w:noProof/>
                <w:webHidden/>
              </w:rPr>
              <w:instrText xml:space="preserve"> PAGEREF _Toc471204367 \h </w:instrText>
            </w:r>
            <w:r w:rsidR="0081086A">
              <w:rPr>
                <w:noProof/>
                <w:webHidden/>
              </w:rPr>
            </w:r>
            <w:r w:rsidR="0081086A">
              <w:rPr>
                <w:noProof/>
                <w:webHidden/>
              </w:rPr>
              <w:fldChar w:fldCharType="separate"/>
            </w:r>
            <w:r w:rsidR="0081086A">
              <w:rPr>
                <w:noProof/>
                <w:webHidden/>
              </w:rPr>
              <w:t>11</w:t>
            </w:r>
            <w:r w:rsidR="0081086A">
              <w:rPr>
                <w:noProof/>
                <w:webHidden/>
              </w:rPr>
              <w:fldChar w:fldCharType="end"/>
            </w:r>
          </w:hyperlink>
        </w:p>
        <w:p w14:paraId="785C6C22" w14:textId="6E3B1DD5"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68" w:history="1">
            <w:r w:rsidR="0081086A" w:rsidRPr="00507E0A">
              <w:rPr>
                <w:rStyle w:val="Hyperlink"/>
                <w:noProof/>
              </w:rPr>
              <w:t>6.</w:t>
            </w:r>
            <w:r w:rsidR="0081086A">
              <w:rPr>
                <w:rFonts w:asciiTheme="minorHAnsi" w:eastAsiaTheme="minorEastAsia" w:hAnsiTheme="minorHAnsi"/>
                <w:noProof/>
                <w:sz w:val="22"/>
                <w:lang w:eastAsia="en-GB"/>
              </w:rPr>
              <w:tab/>
            </w:r>
            <w:r w:rsidR="0081086A" w:rsidRPr="00507E0A">
              <w:rPr>
                <w:rStyle w:val="Hyperlink"/>
                <w:noProof/>
              </w:rPr>
              <w:t>D3 Data Driven Documents</w:t>
            </w:r>
            <w:r w:rsidR="0081086A">
              <w:rPr>
                <w:noProof/>
                <w:webHidden/>
              </w:rPr>
              <w:tab/>
            </w:r>
            <w:r w:rsidR="0081086A">
              <w:rPr>
                <w:noProof/>
                <w:webHidden/>
              </w:rPr>
              <w:fldChar w:fldCharType="begin"/>
            </w:r>
            <w:r w:rsidR="0081086A">
              <w:rPr>
                <w:noProof/>
                <w:webHidden/>
              </w:rPr>
              <w:instrText xml:space="preserve"> PAGEREF _Toc471204368 \h </w:instrText>
            </w:r>
            <w:r w:rsidR="0081086A">
              <w:rPr>
                <w:noProof/>
                <w:webHidden/>
              </w:rPr>
            </w:r>
            <w:r w:rsidR="0081086A">
              <w:rPr>
                <w:noProof/>
                <w:webHidden/>
              </w:rPr>
              <w:fldChar w:fldCharType="separate"/>
            </w:r>
            <w:r w:rsidR="0081086A">
              <w:rPr>
                <w:noProof/>
                <w:webHidden/>
              </w:rPr>
              <w:t>11</w:t>
            </w:r>
            <w:r w:rsidR="0081086A">
              <w:rPr>
                <w:noProof/>
                <w:webHidden/>
              </w:rPr>
              <w:fldChar w:fldCharType="end"/>
            </w:r>
          </w:hyperlink>
        </w:p>
        <w:p w14:paraId="0CAD4CB1" w14:textId="69234C22" w:rsidR="0081086A" w:rsidRDefault="008C68EA">
          <w:pPr>
            <w:pStyle w:val="TOC2"/>
            <w:tabs>
              <w:tab w:val="right" w:leader="dot" w:pos="9736"/>
            </w:tabs>
            <w:rPr>
              <w:rFonts w:asciiTheme="minorHAnsi" w:eastAsiaTheme="minorEastAsia" w:hAnsiTheme="minorHAnsi"/>
              <w:noProof/>
              <w:sz w:val="22"/>
              <w:lang w:eastAsia="en-GB"/>
            </w:rPr>
          </w:pPr>
          <w:hyperlink w:anchor="_Toc471204369" w:history="1">
            <w:r w:rsidR="0081086A" w:rsidRPr="00507E0A">
              <w:rPr>
                <w:rStyle w:val="Hyperlink"/>
                <w:noProof/>
              </w:rPr>
              <w:t>D3 Basic Example One</w:t>
            </w:r>
            <w:r w:rsidR="0081086A">
              <w:rPr>
                <w:noProof/>
                <w:webHidden/>
              </w:rPr>
              <w:tab/>
            </w:r>
            <w:r w:rsidR="0081086A">
              <w:rPr>
                <w:noProof/>
                <w:webHidden/>
              </w:rPr>
              <w:fldChar w:fldCharType="begin"/>
            </w:r>
            <w:r w:rsidR="0081086A">
              <w:rPr>
                <w:noProof/>
                <w:webHidden/>
              </w:rPr>
              <w:instrText xml:space="preserve"> PAGEREF _Toc471204369 \h </w:instrText>
            </w:r>
            <w:r w:rsidR="0081086A">
              <w:rPr>
                <w:noProof/>
                <w:webHidden/>
              </w:rPr>
            </w:r>
            <w:r w:rsidR="0081086A">
              <w:rPr>
                <w:noProof/>
                <w:webHidden/>
              </w:rPr>
              <w:fldChar w:fldCharType="separate"/>
            </w:r>
            <w:r w:rsidR="0081086A">
              <w:rPr>
                <w:noProof/>
                <w:webHidden/>
              </w:rPr>
              <w:t>12</w:t>
            </w:r>
            <w:r w:rsidR="0081086A">
              <w:rPr>
                <w:noProof/>
                <w:webHidden/>
              </w:rPr>
              <w:fldChar w:fldCharType="end"/>
            </w:r>
          </w:hyperlink>
        </w:p>
        <w:p w14:paraId="6F63CAFC" w14:textId="6E83D066" w:rsidR="0081086A" w:rsidRDefault="008C68EA">
          <w:pPr>
            <w:pStyle w:val="TOC3"/>
            <w:tabs>
              <w:tab w:val="right" w:leader="dot" w:pos="9736"/>
            </w:tabs>
            <w:rPr>
              <w:rFonts w:asciiTheme="minorHAnsi" w:eastAsiaTheme="minorEastAsia" w:hAnsiTheme="minorHAnsi"/>
              <w:noProof/>
              <w:sz w:val="22"/>
              <w:lang w:eastAsia="en-GB"/>
            </w:rPr>
          </w:pPr>
          <w:hyperlink w:anchor="_Toc471204370" w:history="1">
            <w:r w:rsidR="0081086A" w:rsidRPr="00507E0A">
              <w:rPr>
                <w:rStyle w:val="Hyperlink"/>
                <w:noProof/>
              </w:rPr>
              <w:t>Stage One</w:t>
            </w:r>
            <w:r w:rsidR="0081086A">
              <w:rPr>
                <w:noProof/>
                <w:webHidden/>
              </w:rPr>
              <w:tab/>
            </w:r>
            <w:r w:rsidR="0081086A">
              <w:rPr>
                <w:noProof/>
                <w:webHidden/>
              </w:rPr>
              <w:fldChar w:fldCharType="begin"/>
            </w:r>
            <w:r w:rsidR="0081086A">
              <w:rPr>
                <w:noProof/>
                <w:webHidden/>
              </w:rPr>
              <w:instrText xml:space="preserve"> PAGEREF _Toc471204370 \h </w:instrText>
            </w:r>
            <w:r w:rsidR="0081086A">
              <w:rPr>
                <w:noProof/>
                <w:webHidden/>
              </w:rPr>
            </w:r>
            <w:r w:rsidR="0081086A">
              <w:rPr>
                <w:noProof/>
                <w:webHidden/>
              </w:rPr>
              <w:fldChar w:fldCharType="separate"/>
            </w:r>
            <w:r w:rsidR="0081086A">
              <w:rPr>
                <w:noProof/>
                <w:webHidden/>
              </w:rPr>
              <w:t>12</w:t>
            </w:r>
            <w:r w:rsidR="0081086A">
              <w:rPr>
                <w:noProof/>
                <w:webHidden/>
              </w:rPr>
              <w:fldChar w:fldCharType="end"/>
            </w:r>
          </w:hyperlink>
        </w:p>
        <w:p w14:paraId="626F1796" w14:textId="7E962653" w:rsidR="0081086A" w:rsidRDefault="008C68EA">
          <w:pPr>
            <w:pStyle w:val="TOC3"/>
            <w:tabs>
              <w:tab w:val="right" w:leader="dot" w:pos="9736"/>
            </w:tabs>
            <w:rPr>
              <w:rFonts w:asciiTheme="minorHAnsi" w:eastAsiaTheme="minorEastAsia" w:hAnsiTheme="minorHAnsi"/>
              <w:noProof/>
              <w:sz w:val="22"/>
              <w:lang w:eastAsia="en-GB"/>
            </w:rPr>
          </w:pPr>
          <w:hyperlink w:anchor="_Toc471204371" w:history="1">
            <w:r w:rsidR="0081086A" w:rsidRPr="00507E0A">
              <w:rPr>
                <w:rStyle w:val="Hyperlink"/>
                <w:noProof/>
              </w:rPr>
              <w:t>Stage Two</w:t>
            </w:r>
            <w:r w:rsidR="0081086A">
              <w:rPr>
                <w:noProof/>
                <w:webHidden/>
              </w:rPr>
              <w:tab/>
            </w:r>
            <w:r w:rsidR="0081086A">
              <w:rPr>
                <w:noProof/>
                <w:webHidden/>
              </w:rPr>
              <w:fldChar w:fldCharType="begin"/>
            </w:r>
            <w:r w:rsidR="0081086A">
              <w:rPr>
                <w:noProof/>
                <w:webHidden/>
              </w:rPr>
              <w:instrText xml:space="preserve"> PAGEREF _Toc471204371 \h </w:instrText>
            </w:r>
            <w:r w:rsidR="0081086A">
              <w:rPr>
                <w:noProof/>
                <w:webHidden/>
              </w:rPr>
            </w:r>
            <w:r w:rsidR="0081086A">
              <w:rPr>
                <w:noProof/>
                <w:webHidden/>
              </w:rPr>
              <w:fldChar w:fldCharType="separate"/>
            </w:r>
            <w:r w:rsidR="0081086A">
              <w:rPr>
                <w:noProof/>
                <w:webHidden/>
              </w:rPr>
              <w:t>12</w:t>
            </w:r>
            <w:r w:rsidR="0081086A">
              <w:rPr>
                <w:noProof/>
                <w:webHidden/>
              </w:rPr>
              <w:fldChar w:fldCharType="end"/>
            </w:r>
          </w:hyperlink>
        </w:p>
        <w:p w14:paraId="5AE8C103" w14:textId="511DF824" w:rsidR="0081086A" w:rsidRDefault="008C68EA">
          <w:pPr>
            <w:pStyle w:val="TOC2"/>
            <w:tabs>
              <w:tab w:val="right" w:leader="dot" w:pos="9736"/>
            </w:tabs>
            <w:rPr>
              <w:rFonts w:asciiTheme="minorHAnsi" w:eastAsiaTheme="minorEastAsia" w:hAnsiTheme="minorHAnsi"/>
              <w:noProof/>
              <w:sz w:val="22"/>
              <w:lang w:eastAsia="en-GB"/>
            </w:rPr>
          </w:pPr>
          <w:hyperlink w:anchor="_Toc471204372" w:history="1">
            <w:r w:rsidR="0081086A" w:rsidRPr="00507E0A">
              <w:rPr>
                <w:rStyle w:val="Hyperlink"/>
                <w:noProof/>
              </w:rPr>
              <w:t>D3 Basic Example Two</w:t>
            </w:r>
            <w:r w:rsidR="0081086A">
              <w:rPr>
                <w:noProof/>
                <w:webHidden/>
              </w:rPr>
              <w:tab/>
            </w:r>
            <w:r w:rsidR="0081086A">
              <w:rPr>
                <w:noProof/>
                <w:webHidden/>
              </w:rPr>
              <w:fldChar w:fldCharType="begin"/>
            </w:r>
            <w:r w:rsidR="0081086A">
              <w:rPr>
                <w:noProof/>
                <w:webHidden/>
              </w:rPr>
              <w:instrText xml:space="preserve"> PAGEREF _Toc471204372 \h </w:instrText>
            </w:r>
            <w:r w:rsidR="0081086A">
              <w:rPr>
                <w:noProof/>
                <w:webHidden/>
              </w:rPr>
            </w:r>
            <w:r w:rsidR="0081086A">
              <w:rPr>
                <w:noProof/>
                <w:webHidden/>
              </w:rPr>
              <w:fldChar w:fldCharType="separate"/>
            </w:r>
            <w:r w:rsidR="0081086A">
              <w:rPr>
                <w:noProof/>
                <w:webHidden/>
              </w:rPr>
              <w:t>13</w:t>
            </w:r>
            <w:r w:rsidR="0081086A">
              <w:rPr>
                <w:noProof/>
                <w:webHidden/>
              </w:rPr>
              <w:fldChar w:fldCharType="end"/>
            </w:r>
          </w:hyperlink>
        </w:p>
        <w:p w14:paraId="2E418308" w14:textId="3BCF7822" w:rsidR="0081086A" w:rsidRDefault="008C68EA">
          <w:pPr>
            <w:pStyle w:val="TOC3"/>
            <w:tabs>
              <w:tab w:val="right" w:leader="dot" w:pos="9736"/>
            </w:tabs>
            <w:rPr>
              <w:rFonts w:asciiTheme="minorHAnsi" w:eastAsiaTheme="minorEastAsia" w:hAnsiTheme="minorHAnsi"/>
              <w:noProof/>
              <w:sz w:val="22"/>
              <w:lang w:eastAsia="en-GB"/>
            </w:rPr>
          </w:pPr>
          <w:hyperlink w:anchor="_Toc471204373" w:history="1">
            <w:r w:rsidR="0081086A" w:rsidRPr="00507E0A">
              <w:rPr>
                <w:rStyle w:val="Hyperlink"/>
                <w:noProof/>
              </w:rPr>
              <w:t>Stage One</w:t>
            </w:r>
            <w:r w:rsidR="0081086A">
              <w:rPr>
                <w:noProof/>
                <w:webHidden/>
              </w:rPr>
              <w:tab/>
            </w:r>
            <w:r w:rsidR="0081086A">
              <w:rPr>
                <w:noProof/>
                <w:webHidden/>
              </w:rPr>
              <w:fldChar w:fldCharType="begin"/>
            </w:r>
            <w:r w:rsidR="0081086A">
              <w:rPr>
                <w:noProof/>
                <w:webHidden/>
              </w:rPr>
              <w:instrText xml:space="preserve"> PAGEREF _Toc471204373 \h </w:instrText>
            </w:r>
            <w:r w:rsidR="0081086A">
              <w:rPr>
                <w:noProof/>
                <w:webHidden/>
              </w:rPr>
            </w:r>
            <w:r w:rsidR="0081086A">
              <w:rPr>
                <w:noProof/>
                <w:webHidden/>
              </w:rPr>
              <w:fldChar w:fldCharType="separate"/>
            </w:r>
            <w:r w:rsidR="0081086A">
              <w:rPr>
                <w:noProof/>
                <w:webHidden/>
              </w:rPr>
              <w:t>13</w:t>
            </w:r>
            <w:r w:rsidR="0081086A">
              <w:rPr>
                <w:noProof/>
                <w:webHidden/>
              </w:rPr>
              <w:fldChar w:fldCharType="end"/>
            </w:r>
          </w:hyperlink>
        </w:p>
        <w:p w14:paraId="224C95D0" w14:textId="61525914" w:rsidR="0081086A" w:rsidRDefault="008C68EA">
          <w:pPr>
            <w:pStyle w:val="TOC3"/>
            <w:tabs>
              <w:tab w:val="right" w:leader="dot" w:pos="9736"/>
            </w:tabs>
            <w:rPr>
              <w:rFonts w:asciiTheme="minorHAnsi" w:eastAsiaTheme="minorEastAsia" w:hAnsiTheme="minorHAnsi"/>
              <w:noProof/>
              <w:sz w:val="22"/>
              <w:lang w:eastAsia="en-GB"/>
            </w:rPr>
          </w:pPr>
          <w:hyperlink w:anchor="_Toc471204374" w:history="1">
            <w:r w:rsidR="0081086A" w:rsidRPr="00507E0A">
              <w:rPr>
                <w:rStyle w:val="Hyperlink"/>
                <w:noProof/>
              </w:rPr>
              <w:t>Stage Two</w:t>
            </w:r>
            <w:r w:rsidR="0081086A">
              <w:rPr>
                <w:noProof/>
                <w:webHidden/>
              </w:rPr>
              <w:tab/>
            </w:r>
            <w:r w:rsidR="0081086A">
              <w:rPr>
                <w:noProof/>
                <w:webHidden/>
              </w:rPr>
              <w:fldChar w:fldCharType="begin"/>
            </w:r>
            <w:r w:rsidR="0081086A">
              <w:rPr>
                <w:noProof/>
                <w:webHidden/>
              </w:rPr>
              <w:instrText xml:space="preserve"> PAGEREF _Toc471204374 \h </w:instrText>
            </w:r>
            <w:r w:rsidR="0081086A">
              <w:rPr>
                <w:noProof/>
                <w:webHidden/>
              </w:rPr>
            </w:r>
            <w:r w:rsidR="0081086A">
              <w:rPr>
                <w:noProof/>
                <w:webHidden/>
              </w:rPr>
              <w:fldChar w:fldCharType="separate"/>
            </w:r>
            <w:r w:rsidR="0081086A">
              <w:rPr>
                <w:noProof/>
                <w:webHidden/>
              </w:rPr>
              <w:t>14</w:t>
            </w:r>
            <w:r w:rsidR="0081086A">
              <w:rPr>
                <w:noProof/>
                <w:webHidden/>
              </w:rPr>
              <w:fldChar w:fldCharType="end"/>
            </w:r>
          </w:hyperlink>
        </w:p>
        <w:p w14:paraId="6F1C001C" w14:textId="56278335" w:rsidR="0081086A" w:rsidRDefault="008C68EA">
          <w:pPr>
            <w:pStyle w:val="TOC2"/>
            <w:tabs>
              <w:tab w:val="right" w:leader="dot" w:pos="9736"/>
            </w:tabs>
            <w:rPr>
              <w:rFonts w:asciiTheme="minorHAnsi" w:eastAsiaTheme="minorEastAsia" w:hAnsiTheme="minorHAnsi"/>
              <w:noProof/>
              <w:sz w:val="22"/>
              <w:lang w:eastAsia="en-GB"/>
            </w:rPr>
          </w:pPr>
          <w:hyperlink w:anchor="_Toc471204375" w:history="1">
            <w:r w:rsidR="0081086A" w:rsidRPr="00507E0A">
              <w:rPr>
                <w:rStyle w:val="Hyperlink"/>
                <w:noProof/>
              </w:rPr>
              <w:t>D3 Basic Bar Chart Example</w:t>
            </w:r>
            <w:r w:rsidR="0081086A">
              <w:rPr>
                <w:noProof/>
                <w:webHidden/>
              </w:rPr>
              <w:tab/>
            </w:r>
            <w:r w:rsidR="0081086A">
              <w:rPr>
                <w:noProof/>
                <w:webHidden/>
              </w:rPr>
              <w:fldChar w:fldCharType="begin"/>
            </w:r>
            <w:r w:rsidR="0081086A">
              <w:rPr>
                <w:noProof/>
                <w:webHidden/>
              </w:rPr>
              <w:instrText xml:space="preserve"> PAGEREF _Toc471204375 \h </w:instrText>
            </w:r>
            <w:r w:rsidR="0081086A">
              <w:rPr>
                <w:noProof/>
                <w:webHidden/>
              </w:rPr>
            </w:r>
            <w:r w:rsidR="0081086A">
              <w:rPr>
                <w:noProof/>
                <w:webHidden/>
              </w:rPr>
              <w:fldChar w:fldCharType="separate"/>
            </w:r>
            <w:r w:rsidR="0081086A">
              <w:rPr>
                <w:noProof/>
                <w:webHidden/>
              </w:rPr>
              <w:t>15</w:t>
            </w:r>
            <w:r w:rsidR="0081086A">
              <w:rPr>
                <w:noProof/>
                <w:webHidden/>
              </w:rPr>
              <w:fldChar w:fldCharType="end"/>
            </w:r>
          </w:hyperlink>
        </w:p>
        <w:p w14:paraId="203D312D" w14:textId="7E1B41A0" w:rsidR="0081086A" w:rsidRDefault="008C68EA">
          <w:pPr>
            <w:pStyle w:val="TOC3"/>
            <w:tabs>
              <w:tab w:val="right" w:leader="dot" w:pos="9736"/>
            </w:tabs>
            <w:rPr>
              <w:rFonts w:asciiTheme="minorHAnsi" w:eastAsiaTheme="minorEastAsia" w:hAnsiTheme="minorHAnsi"/>
              <w:noProof/>
              <w:sz w:val="22"/>
              <w:lang w:eastAsia="en-GB"/>
            </w:rPr>
          </w:pPr>
          <w:hyperlink w:anchor="_Toc471204376" w:history="1">
            <w:r w:rsidR="0081086A" w:rsidRPr="00507E0A">
              <w:rPr>
                <w:rStyle w:val="Hyperlink"/>
                <w:noProof/>
              </w:rPr>
              <w:t>Stage One</w:t>
            </w:r>
            <w:r w:rsidR="0081086A">
              <w:rPr>
                <w:noProof/>
                <w:webHidden/>
              </w:rPr>
              <w:tab/>
            </w:r>
            <w:r w:rsidR="0081086A">
              <w:rPr>
                <w:noProof/>
                <w:webHidden/>
              </w:rPr>
              <w:fldChar w:fldCharType="begin"/>
            </w:r>
            <w:r w:rsidR="0081086A">
              <w:rPr>
                <w:noProof/>
                <w:webHidden/>
              </w:rPr>
              <w:instrText xml:space="preserve"> PAGEREF _Toc471204376 \h </w:instrText>
            </w:r>
            <w:r w:rsidR="0081086A">
              <w:rPr>
                <w:noProof/>
                <w:webHidden/>
              </w:rPr>
            </w:r>
            <w:r w:rsidR="0081086A">
              <w:rPr>
                <w:noProof/>
                <w:webHidden/>
              </w:rPr>
              <w:fldChar w:fldCharType="separate"/>
            </w:r>
            <w:r w:rsidR="0081086A">
              <w:rPr>
                <w:noProof/>
                <w:webHidden/>
              </w:rPr>
              <w:t>15</w:t>
            </w:r>
            <w:r w:rsidR="0081086A">
              <w:rPr>
                <w:noProof/>
                <w:webHidden/>
              </w:rPr>
              <w:fldChar w:fldCharType="end"/>
            </w:r>
          </w:hyperlink>
        </w:p>
        <w:p w14:paraId="669460B0" w14:textId="1BBF8582" w:rsidR="0081086A" w:rsidRDefault="008C68EA">
          <w:pPr>
            <w:pStyle w:val="TOC3"/>
            <w:tabs>
              <w:tab w:val="right" w:leader="dot" w:pos="9736"/>
            </w:tabs>
            <w:rPr>
              <w:rFonts w:asciiTheme="minorHAnsi" w:eastAsiaTheme="minorEastAsia" w:hAnsiTheme="minorHAnsi"/>
              <w:noProof/>
              <w:sz w:val="22"/>
              <w:lang w:eastAsia="en-GB"/>
            </w:rPr>
          </w:pPr>
          <w:hyperlink w:anchor="_Toc471204377" w:history="1">
            <w:r w:rsidR="0081086A" w:rsidRPr="00507E0A">
              <w:rPr>
                <w:rStyle w:val="Hyperlink"/>
                <w:noProof/>
              </w:rPr>
              <w:t>Stage Two</w:t>
            </w:r>
            <w:r w:rsidR="0081086A">
              <w:rPr>
                <w:noProof/>
                <w:webHidden/>
              </w:rPr>
              <w:tab/>
            </w:r>
            <w:r w:rsidR="0081086A">
              <w:rPr>
                <w:noProof/>
                <w:webHidden/>
              </w:rPr>
              <w:fldChar w:fldCharType="begin"/>
            </w:r>
            <w:r w:rsidR="0081086A">
              <w:rPr>
                <w:noProof/>
                <w:webHidden/>
              </w:rPr>
              <w:instrText xml:space="preserve"> PAGEREF _Toc471204377 \h </w:instrText>
            </w:r>
            <w:r w:rsidR="0081086A">
              <w:rPr>
                <w:noProof/>
                <w:webHidden/>
              </w:rPr>
            </w:r>
            <w:r w:rsidR="0081086A">
              <w:rPr>
                <w:noProof/>
                <w:webHidden/>
              </w:rPr>
              <w:fldChar w:fldCharType="separate"/>
            </w:r>
            <w:r w:rsidR="0081086A">
              <w:rPr>
                <w:noProof/>
                <w:webHidden/>
              </w:rPr>
              <w:t>15</w:t>
            </w:r>
            <w:r w:rsidR="0081086A">
              <w:rPr>
                <w:noProof/>
                <w:webHidden/>
              </w:rPr>
              <w:fldChar w:fldCharType="end"/>
            </w:r>
          </w:hyperlink>
        </w:p>
        <w:p w14:paraId="654E3BDE" w14:textId="575AAFF2" w:rsidR="0081086A" w:rsidRDefault="008C68EA">
          <w:pPr>
            <w:pStyle w:val="TOC3"/>
            <w:tabs>
              <w:tab w:val="right" w:leader="dot" w:pos="9736"/>
            </w:tabs>
            <w:rPr>
              <w:rFonts w:asciiTheme="minorHAnsi" w:eastAsiaTheme="minorEastAsia" w:hAnsiTheme="minorHAnsi"/>
              <w:noProof/>
              <w:sz w:val="22"/>
              <w:lang w:eastAsia="en-GB"/>
            </w:rPr>
          </w:pPr>
          <w:hyperlink w:anchor="_Toc471204378" w:history="1">
            <w:r w:rsidR="0081086A" w:rsidRPr="00507E0A">
              <w:rPr>
                <w:rStyle w:val="Hyperlink"/>
                <w:noProof/>
              </w:rPr>
              <w:t>Stage Three</w:t>
            </w:r>
            <w:r w:rsidR="0081086A">
              <w:rPr>
                <w:noProof/>
                <w:webHidden/>
              </w:rPr>
              <w:tab/>
            </w:r>
            <w:r w:rsidR="0081086A">
              <w:rPr>
                <w:noProof/>
                <w:webHidden/>
              </w:rPr>
              <w:fldChar w:fldCharType="begin"/>
            </w:r>
            <w:r w:rsidR="0081086A">
              <w:rPr>
                <w:noProof/>
                <w:webHidden/>
              </w:rPr>
              <w:instrText xml:space="preserve"> PAGEREF _Toc471204378 \h </w:instrText>
            </w:r>
            <w:r w:rsidR="0081086A">
              <w:rPr>
                <w:noProof/>
                <w:webHidden/>
              </w:rPr>
            </w:r>
            <w:r w:rsidR="0081086A">
              <w:rPr>
                <w:noProof/>
                <w:webHidden/>
              </w:rPr>
              <w:fldChar w:fldCharType="separate"/>
            </w:r>
            <w:r w:rsidR="0081086A">
              <w:rPr>
                <w:noProof/>
                <w:webHidden/>
              </w:rPr>
              <w:t>16</w:t>
            </w:r>
            <w:r w:rsidR="0081086A">
              <w:rPr>
                <w:noProof/>
                <w:webHidden/>
              </w:rPr>
              <w:fldChar w:fldCharType="end"/>
            </w:r>
          </w:hyperlink>
        </w:p>
        <w:p w14:paraId="055B9E20" w14:textId="5714E25E" w:rsidR="0081086A" w:rsidRDefault="008C68EA">
          <w:pPr>
            <w:pStyle w:val="TOC3"/>
            <w:tabs>
              <w:tab w:val="right" w:leader="dot" w:pos="9736"/>
            </w:tabs>
            <w:rPr>
              <w:rFonts w:asciiTheme="minorHAnsi" w:eastAsiaTheme="minorEastAsia" w:hAnsiTheme="minorHAnsi"/>
              <w:noProof/>
              <w:sz w:val="22"/>
              <w:lang w:eastAsia="en-GB"/>
            </w:rPr>
          </w:pPr>
          <w:hyperlink w:anchor="_Toc471204379" w:history="1">
            <w:r w:rsidR="0081086A" w:rsidRPr="00507E0A">
              <w:rPr>
                <w:rStyle w:val="Hyperlink"/>
                <w:noProof/>
              </w:rPr>
              <w:t>Final Result</w:t>
            </w:r>
            <w:r w:rsidR="0081086A">
              <w:rPr>
                <w:noProof/>
                <w:webHidden/>
              </w:rPr>
              <w:tab/>
            </w:r>
            <w:r w:rsidR="0081086A">
              <w:rPr>
                <w:noProof/>
                <w:webHidden/>
              </w:rPr>
              <w:fldChar w:fldCharType="begin"/>
            </w:r>
            <w:r w:rsidR="0081086A">
              <w:rPr>
                <w:noProof/>
                <w:webHidden/>
              </w:rPr>
              <w:instrText xml:space="preserve"> PAGEREF _Toc471204379 \h </w:instrText>
            </w:r>
            <w:r w:rsidR="0081086A">
              <w:rPr>
                <w:noProof/>
                <w:webHidden/>
              </w:rPr>
            </w:r>
            <w:r w:rsidR="0081086A">
              <w:rPr>
                <w:noProof/>
                <w:webHidden/>
              </w:rPr>
              <w:fldChar w:fldCharType="separate"/>
            </w:r>
            <w:r w:rsidR="0081086A">
              <w:rPr>
                <w:noProof/>
                <w:webHidden/>
              </w:rPr>
              <w:t>17</w:t>
            </w:r>
            <w:r w:rsidR="0081086A">
              <w:rPr>
                <w:noProof/>
                <w:webHidden/>
              </w:rPr>
              <w:fldChar w:fldCharType="end"/>
            </w:r>
          </w:hyperlink>
        </w:p>
        <w:p w14:paraId="26CDE960" w14:textId="08941CDB" w:rsidR="0081086A" w:rsidRDefault="008C68EA">
          <w:pPr>
            <w:pStyle w:val="TOC2"/>
            <w:tabs>
              <w:tab w:val="right" w:leader="dot" w:pos="9736"/>
            </w:tabs>
            <w:rPr>
              <w:rFonts w:asciiTheme="minorHAnsi" w:eastAsiaTheme="minorEastAsia" w:hAnsiTheme="minorHAnsi"/>
              <w:noProof/>
              <w:sz w:val="22"/>
              <w:lang w:eastAsia="en-GB"/>
            </w:rPr>
          </w:pPr>
          <w:hyperlink w:anchor="_Toc471204380" w:history="1">
            <w:r w:rsidR="0081086A" w:rsidRPr="00507E0A">
              <w:rPr>
                <w:rStyle w:val="Hyperlink"/>
                <w:noProof/>
              </w:rPr>
              <w:t>D3 Advanced Bar Chart Example</w:t>
            </w:r>
            <w:r w:rsidR="0081086A">
              <w:rPr>
                <w:noProof/>
                <w:webHidden/>
              </w:rPr>
              <w:tab/>
            </w:r>
            <w:r w:rsidR="0081086A">
              <w:rPr>
                <w:noProof/>
                <w:webHidden/>
              </w:rPr>
              <w:fldChar w:fldCharType="begin"/>
            </w:r>
            <w:r w:rsidR="0081086A">
              <w:rPr>
                <w:noProof/>
                <w:webHidden/>
              </w:rPr>
              <w:instrText xml:space="preserve"> PAGEREF _Toc471204380 \h </w:instrText>
            </w:r>
            <w:r w:rsidR="0081086A">
              <w:rPr>
                <w:noProof/>
                <w:webHidden/>
              </w:rPr>
            </w:r>
            <w:r w:rsidR="0081086A">
              <w:rPr>
                <w:noProof/>
                <w:webHidden/>
              </w:rPr>
              <w:fldChar w:fldCharType="separate"/>
            </w:r>
            <w:r w:rsidR="0081086A">
              <w:rPr>
                <w:noProof/>
                <w:webHidden/>
              </w:rPr>
              <w:t>17</w:t>
            </w:r>
            <w:r w:rsidR="0081086A">
              <w:rPr>
                <w:noProof/>
                <w:webHidden/>
              </w:rPr>
              <w:fldChar w:fldCharType="end"/>
            </w:r>
          </w:hyperlink>
        </w:p>
        <w:p w14:paraId="447EC0BF" w14:textId="131C5E9C" w:rsidR="0081086A" w:rsidRDefault="008C68EA">
          <w:pPr>
            <w:pStyle w:val="TOC2"/>
            <w:tabs>
              <w:tab w:val="right" w:leader="dot" w:pos="9736"/>
            </w:tabs>
            <w:rPr>
              <w:rFonts w:asciiTheme="minorHAnsi" w:eastAsiaTheme="minorEastAsia" w:hAnsiTheme="minorHAnsi"/>
              <w:noProof/>
              <w:sz w:val="22"/>
              <w:lang w:eastAsia="en-GB"/>
            </w:rPr>
          </w:pPr>
          <w:hyperlink w:anchor="_Toc471204381" w:history="1">
            <w:r w:rsidR="0081086A" w:rsidRPr="00507E0A">
              <w:rPr>
                <w:rStyle w:val="Hyperlink"/>
                <w:noProof/>
              </w:rPr>
              <w:t>Stage One</w:t>
            </w:r>
            <w:r w:rsidR="0081086A">
              <w:rPr>
                <w:noProof/>
                <w:webHidden/>
              </w:rPr>
              <w:tab/>
            </w:r>
            <w:r w:rsidR="0081086A">
              <w:rPr>
                <w:noProof/>
                <w:webHidden/>
              </w:rPr>
              <w:fldChar w:fldCharType="begin"/>
            </w:r>
            <w:r w:rsidR="0081086A">
              <w:rPr>
                <w:noProof/>
                <w:webHidden/>
              </w:rPr>
              <w:instrText xml:space="preserve"> PAGEREF _Toc471204381 \h </w:instrText>
            </w:r>
            <w:r w:rsidR="0081086A">
              <w:rPr>
                <w:noProof/>
                <w:webHidden/>
              </w:rPr>
            </w:r>
            <w:r w:rsidR="0081086A">
              <w:rPr>
                <w:noProof/>
                <w:webHidden/>
              </w:rPr>
              <w:fldChar w:fldCharType="separate"/>
            </w:r>
            <w:r w:rsidR="0081086A">
              <w:rPr>
                <w:noProof/>
                <w:webHidden/>
              </w:rPr>
              <w:t>17</w:t>
            </w:r>
            <w:r w:rsidR="0081086A">
              <w:rPr>
                <w:noProof/>
                <w:webHidden/>
              </w:rPr>
              <w:fldChar w:fldCharType="end"/>
            </w:r>
          </w:hyperlink>
        </w:p>
        <w:p w14:paraId="4DB5340E" w14:textId="52DBD02B" w:rsidR="0081086A" w:rsidRDefault="008C68EA">
          <w:pPr>
            <w:pStyle w:val="TOC3"/>
            <w:tabs>
              <w:tab w:val="right" w:leader="dot" w:pos="9736"/>
            </w:tabs>
            <w:rPr>
              <w:rFonts w:asciiTheme="minorHAnsi" w:eastAsiaTheme="minorEastAsia" w:hAnsiTheme="minorHAnsi"/>
              <w:noProof/>
              <w:sz w:val="22"/>
              <w:lang w:eastAsia="en-GB"/>
            </w:rPr>
          </w:pPr>
          <w:hyperlink w:anchor="_Toc471204382" w:history="1">
            <w:r w:rsidR="0081086A" w:rsidRPr="00507E0A">
              <w:rPr>
                <w:rStyle w:val="Hyperlink"/>
                <w:noProof/>
              </w:rPr>
              <w:t>Setting the scales</w:t>
            </w:r>
            <w:r w:rsidR="0081086A">
              <w:rPr>
                <w:noProof/>
                <w:webHidden/>
              </w:rPr>
              <w:tab/>
            </w:r>
            <w:r w:rsidR="0081086A">
              <w:rPr>
                <w:noProof/>
                <w:webHidden/>
              </w:rPr>
              <w:fldChar w:fldCharType="begin"/>
            </w:r>
            <w:r w:rsidR="0081086A">
              <w:rPr>
                <w:noProof/>
                <w:webHidden/>
              </w:rPr>
              <w:instrText xml:space="preserve"> PAGEREF _Toc471204382 \h </w:instrText>
            </w:r>
            <w:r w:rsidR="0081086A">
              <w:rPr>
                <w:noProof/>
                <w:webHidden/>
              </w:rPr>
            </w:r>
            <w:r w:rsidR="0081086A">
              <w:rPr>
                <w:noProof/>
                <w:webHidden/>
              </w:rPr>
              <w:fldChar w:fldCharType="separate"/>
            </w:r>
            <w:r w:rsidR="0081086A">
              <w:rPr>
                <w:noProof/>
                <w:webHidden/>
              </w:rPr>
              <w:t>18</w:t>
            </w:r>
            <w:r w:rsidR="0081086A">
              <w:rPr>
                <w:noProof/>
                <w:webHidden/>
              </w:rPr>
              <w:fldChar w:fldCharType="end"/>
            </w:r>
          </w:hyperlink>
        </w:p>
        <w:p w14:paraId="3B9AE0AB" w14:textId="3B528AD6" w:rsidR="0081086A" w:rsidRDefault="008C68EA">
          <w:pPr>
            <w:pStyle w:val="TOC3"/>
            <w:tabs>
              <w:tab w:val="right" w:leader="dot" w:pos="9736"/>
            </w:tabs>
            <w:rPr>
              <w:rFonts w:asciiTheme="minorHAnsi" w:eastAsiaTheme="minorEastAsia" w:hAnsiTheme="minorHAnsi"/>
              <w:noProof/>
              <w:sz w:val="22"/>
              <w:lang w:eastAsia="en-GB"/>
            </w:rPr>
          </w:pPr>
          <w:hyperlink w:anchor="_Toc471204383" w:history="1">
            <w:r w:rsidR="0081086A" w:rsidRPr="00507E0A">
              <w:rPr>
                <w:rStyle w:val="Hyperlink"/>
                <w:noProof/>
              </w:rPr>
              <w:t>Setting the Axis</w:t>
            </w:r>
            <w:r w:rsidR="0081086A">
              <w:rPr>
                <w:noProof/>
                <w:webHidden/>
              </w:rPr>
              <w:tab/>
            </w:r>
            <w:r w:rsidR="0081086A">
              <w:rPr>
                <w:noProof/>
                <w:webHidden/>
              </w:rPr>
              <w:fldChar w:fldCharType="begin"/>
            </w:r>
            <w:r w:rsidR="0081086A">
              <w:rPr>
                <w:noProof/>
                <w:webHidden/>
              </w:rPr>
              <w:instrText xml:space="preserve"> PAGEREF _Toc471204383 \h </w:instrText>
            </w:r>
            <w:r w:rsidR="0081086A">
              <w:rPr>
                <w:noProof/>
                <w:webHidden/>
              </w:rPr>
            </w:r>
            <w:r w:rsidR="0081086A">
              <w:rPr>
                <w:noProof/>
                <w:webHidden/>
              </w:rPr>
              <w:fldChar w:fldCharType="separate"/>
            </w:r>
            <w:r w:rsidR="0081086A">
              <w:rPr>
                <w:noProof/>
                <w:webHidden/>
              </w:rPr>
              <w:t>18</w:t>
            </w:r>
            <w:r w:rsidR="0081086A">
              <w:rPr>
                <w:noProof/>
                <w:webHidden/>
              </w:rPr>
              <w:fldChar w:fldCharType="end"/>
            </w:r>
          </w:hyperlink>
        </w:p>
        <w:p w14:paraId="3FA9C2F5" w14:textId="5A1B3470" w:rsidR="0081086A" w:rsidRDefault="008C68EA">
          <w:pPr>
            <w:pStyle w:val="TOC3"/>
            <w:tabs>
              <w:tab w:val="right" w:leader="dot" w:pos="9736"/>
            </w:tabs>
            <w:rPr>
              <w:rFonts w:asciiTheme="minorHAnsi" w:eastAsiaTheme="minorEastAsia" w:hAnsiTheme="minorHAnsi"/>
              <w:noProof/>
              <w:sz w:val="22"/>
              <w:lang w:eastAsia="en-GB"/>
            </w:rPr>
          </w:pPr>
          <w:hyperlink w:anchor="_Toc471204384" w:history="1">
            <w:r w:rsidR="0081086A" w:rsidRPr="00507E0A">
              <w:rPr>
                <w:rStyle w:val="Hyperlink"/>
                <w:noProof/>
              </w:rPr>
              <w:t>Creating the SVG element</w:t>
            </w:r>
            <w:r w:rsidR="0081086A">
              <w:rPr>
                <w:noProof/>
                <w:webHidden/>
              </w:rPr>
              <w:tab/>
            </w:r>
            <w:r w:rsidR="0081086A">
              <w:rPr>
                <w:noProof/>
                <w:webHidden/>
              </w:rPr>
              <w:fldChar w:fldCharType="begin"/>
            </w:r>
            <w:r w:rsidR="0081086A">
              <w:rPr>
                <w:noProof/>
                <w:webHidden/>
              </w:rPr>
              <w:instrText xml:space="preserve"> PAGEREF _Toc471204384 \h </w:instrText>
            </w:r>
            <w:r w:rsidR="0081086A">
              <w:rPr>
                <w:noProof/>
                <w:webHidden/>
              </w:rPr>
            </w:r>
            <w:r w:rsidR="0081086A">
              <w:rPr>
                <w:noProof/>
                <w:webHidden/>
              </w:rPr>
              <w:fldChar w:fldCharType="separate"/>
            </w:r>
            <w:r w:rsidR="0081086A">
              <w:rPr>
                <w:noProof/>
                <w:webHidden/>
              </w:rPr>
              <w:t>19</w:t>
            </w:r>
            <w:r w:rsidR="0081086A">
              <w:rPr>
                <w:noProof/>
                <w:webHidden/>
              </w:rPr>
              <w:fldChar w:fldCharType="end"/>
            </w:r>
          </w:hyperlink>
        </w:p>
        <w:p w14:paraId="6EA90BBD" w14:textId="2CBF121D" w:rsidR="0081086A" w:rsidRDefault="008C68EA">
          <w:pPr>
            <w:pStyle w:val="TOC3"/>
            <w:tabs>
              <w:tab w:val="right" w:leader="dot" w:pos="9736"/>
            </w:tabs>
            <w:rPr>
              <w:rFonts w:asciiTheme="minorHAnsi" w:eastAsiaTheme="minorEastAsia" w:hAnsiTheme="minorHAnsi"/>
              <w:noProof/>
              <w:sz w:val="22"/>
              <w:lang w:eastAsia="en-GB"/>
            </w:rPr>
          </w:pPr>
          <w:hyperlink w:anchor="_Toc471204385" w:history="1">
            <w:r w:rsidR="0081086A" w:rsidRPr="00507E0A">
              <w:rPr>
                <w:rStyle w:val="Hyperlink"/>
                <w:noProof/>
              </w:rPr>
              <w:t>Data Acquisition</w:t>
            </w:r>
            <w:r w:rsidR="0081086A">
              <w:rPr>
                <w:noProof/>
                <w:webHidden/>
              </w:rPr>
              <w:tab/>
            </w:r>
            <w:r w:rsidR="0081086A">
              <w:rPr>
                <w:noProof/>
                <w:webHidden/>
              </w:rPr>
              <w:fldChar w:fldCharType="begin"/>
            </w:r>
            <w:r w:rsidR="0081086A">
              <w:rPr>
                <w:noProof/>
                <w:webHidden/>
              </w:rPr>
              <w:instrText xml:space="preserve"> PAGEREF _Toc471204385 \h </w:instrText>
            </w:r>
            <w:r w:rsidR="0081086A">
              <w:rPr>
                <w:noProof/>
                <w:webHidden/>
              </w:rPr>
            </w:r>
            <w:r w:rsidR="0081086A">
              <w:rPr>
                <w:noProof/>
                <w:webHidden/>
              </w:rPr>
              <w:fldChar w:fldCharType="separate"/>
            </w:r>
            <w:r w:rsidR="0081086A">
              <w:rPr>
                <w:noProof/>
                <w:webHidden/>
              </w:rPr>
              <w:t>19</w:t>
            </w:r>
            <w:r w:rsidR="0081086A">
              <w:rPr>
                <w:noProof/>
                <w:webHidden/>
              </w:rPr>
              <w:fldChar w:fldCharType="end"/>
            </w:r>
          </w:hyperlink>
        </w:p>
        <w:p w14:paraId="66345096" w14:textId="46F0A3A6" w:rsidR="0081086A" w:rsidRDefault="008C68EA">
          <w:pPr>
            <w:pStyle w:val="TOC3"/>
            <w:tabs>
              <w:tab w:val="right" w:leader="dot" w:pos="9736"/>
            </w:tabs>
            <w:rPr>
              <w:rFonts w:asciiTheme="minorHAnsi" w:eastAsiaTheme="minorEastAsia" w:hAnsiTheme="minorHAnsi"/>
              <w:noProof/>
              <w:sz w:val="22"/>
              <w:lang w:eastAsia="en-GB"/>
            </w:rPr>
          </w:pPr>
          <w:hyperlink w:anchor="_Toc471204386" w:history="1">
            <w:r w:rsidR="0081086A" w:rsidRPr="00507E0A">
              <w:rPr>
                <w:rStyle w:val="Hyperlink"/>
                <w:noProof/>
              </w:rPr>
              <w:t>Data Visualisation</w:t>
            </w:r>
            <w:r w:rsidR="0081086A">
              <w:rPr>
                <w:noProof/>
                <w:webHidden/>
              </w:rPr>
              <w:tab/>
            </w:r>
            <w:r w:rsidR="0081086A">
              <w:rPr>
                <w:noProof/>
                <w:webHidden/>
              </w:rPr>
              <w:fldChar w:fldCharType="begin"/>
            </w:r>
            <w:r w:rsidR="0081086A">
              <w:rPr>
                <w:noProof/>
                <w:webHidden/>
              </w:rPr>
              <w:instrText xml:space="preserve"> PAGEREF _Toc471204386 \h </w:instrText>
            </w:r>
            <w:r w:rsidR="0081086A">
              <w:rPr>
                <w:noProof/>
                <w:webHidden/>
              </w:rPr>
            </w:r>
            <w:r w:rsidR="0081086A">
              <w:rPr>
                <w:noProof/>
                <w:webHidden/>
              </w:rPr>
              <w:fldChar w:fldCharType="separate"/>
            </w:r>
            <w:r w:rsidR="0081086A">
              <w:rPr>
                <w:noProof/>
                <w:webHidden/>
              </w:rPr>
              <w:t>21</w:t>
            </w:r>
            <w:r w:rsidR="0081086A">
              <w:rPr>
                <w:noProof/>
                <w:webHidden/>
              </w:rPr>
              <w:fldChar w:fldCharType="end"/>
            </w:r>
          </w:hyperlink>
        </w:p>
        <w:p w14:paraId="00047F4F" w14:textId="32064503" w:rsidR="0081086A" w:rsidRDefault="008C68EA">
          <w:pPr>
            <w:pStyle w:val="TOC3"/>
            <w:tabs>
              <w:tab w:val="right" w:leader="dot" w:pos="9736"/>
            </w:tabs>
            <w:rPr>
              <w:rFonts w:asciiTheme="minorHAnsi" w:eastAsiaTheme="minorEastAsia" w:hAnsiTheme="minorHAnsi"/>
              <w:noProof/>
              <w:sz w:val="22"/>
              <w:lang w:eastAsia="en-GB"/>
            </w:rPr>
          </w:pPr>
          <w:hyperlink w:anchor="_Toc471204387" w:history="1">
            <w:r w:rsidR="0081086A" w:rsidRPr="00507E0A">
              <w:rPr>
                <w:rStyle w:val="Hyperlink"/>
                <w:noProof/>
              </w:rPr>
              <w:t>Adding the bars</w:t>
            </w:r>
            <w:r w:rsidR="0081086A">
              <w:rPr>
                <w:noProof/>
                <w:webHidden/>
              </w:rPr>
              <w:tab/>
            </w:r>
            <w:r w:rsidR="0081086A">
              <w:rPr>
                <w:noProof/>
                <w:webHidden/>
              </w:rPr>
              <w:fldChar w:fldCharType="begin"/>
            </w:r>
            <w:r w:rsidR="0081086A">
              <w:rPr>
                <w:noProof/>
                <w:webHidden/>
              </w:rPr>
              <w:instrText xml:space="preserve"> PAGEREF _Toc471204387 \h </w:instrText>
            </w:r>
            <w:r w:rsidR="0081086A">
              <w:rPr>
                <w:noProof/>
                <w:webHidden/>
              </w:rPr>
            </w:r>
            <w:r w:rsidR="0081086A">
              <w:rPr>
                <w:noProof/>
                <w:webHidden/>
              </w:rPr>
              <w:fldChar w:fldCharType="separate"/>
            </w:r>
            <w:r w:rsidR="0081086A">
              <w:rPr>
                <w:noProof/>
                <w:webHidden/>
              </w:rPr>
              <w:t>23</w:t>
            </w:r>
            <w:r w:rsidR="0081086A">
              <w:rPr>
                <w:noProof/>
                <w:webHidden/>
              </w:rPr>
              <w:fldChar w:fldCharType="end"/>
            </w:r>
          </w:hyperlink>
        </w:p>
        <w:p w14:paraId="4794B3FE" w14:textId="33D81445"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88" w:history="1">
            <w:r w:rsidR="0081086A" w:rsidRPr="00507E0A">
              <w:rPr>
                <w:rStyle w:val="Hyperlink"/>
                <w:noProof/>
              </w:rPr>
              <w:t>7.</w:t>
            </w:r>
            <w:r w:rsidR="0081086A">
              <w:rPr>
                <w:rFonts w:asciiTheme="minorHAnsi" w:eastAsiaTheme="minorEastAsia" w:hAnsiTheme="minorHAnsi"/>
                <w:noProof/>
                <w:sz w:val="22"/>
                <w:lang w:eastAsia="en-GB"/>
              </w:rPr>
              <w:tab/>
            </w:r>
            <w:r w:rsidR="0081086A" w:rsidRPr="00507E0A">
              <w:rPr>
                <w:rStyle w:val="Hyperlink"/>
                <w:noProof/>
              </w:rPr>
              <w:t>Evaluation</w:t>
            </w:r>
            <w:r w:rsidR="0081086A">
              <w:rPr>
                <w:noProof/>
                <w:webHidden/>
              </w:rPr>
              <w:tab/>
            </w:r>
            <w:r w:rsidR="0081086A">
              <w:rPr>
                <w:noProof/>
                <w:webHidden/>
              </w:rPr>
              <w:fldChar w:fldCharType="begin"/>
            </w:r>
            <w:r w:rsidR="0081086A">
              <w:rPr>
                <w:noProof/>
                <w:webHidden/>
              </w:rPr>
              <w:instrText xml:space="preserve"> PAGEREF _Toc471204388 \h </w:instrText>
            </w:r>
            <w:r w:rsidR="0081086A">
              <w:rPr>
                <w:noProof/>
                <w:webHidden/>
              </w:rPr>
            </w:r>
            <w:r w:rsidR="0081086A">
              <w:rPr>
                <w:noProof/>
                <w:webHidden/>
              </w:rPr>
              <w:fldChar w:fldCharType="separate"/>
            </w:r>
            <w:r w:rsidR="0081086A">
              <w:rPr>
                <w:noProof/>
                <w:webHidden/>
              </w:rPr>
              <w:t>27</w:t>
            </w:r>
            <w:r w:rsidR="0081086A">
              <w:rPr>
                <w:noProof/>
                <w:webHidden/>
              </w:rPr>
              <w:fldChar w:fldCharType="end"/>
            </w:r>
          </w:hyperlink>
        </w:p>
        <w:p w14:paraId="2EC9FD41" w14:textId="7AB0743F"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89" w:history="1">
            <w:r w:rsidR="0081086A" w:rsidRPr="00507E0A">
              <w:rPr>
                <w:rStyle w:val="Hyperlink"/>
                <w:noProof/>
              </w:rPr>
              <w:t>8.</w:t>
            </w:r>
            <w:r w:rsidR="0081086A">
              <w:rPr>
                <w:rFonts w:asciiTheme="minorHAnsi" w:eastAsiaTheme="minorEastAsia" w:hAnsiTheme="minorHAnsi"/>
                <w:noProof/>
                <w:sz w:val="22"/>
                <w:lang w:eastAsia="en-GB"/>
              </w:rPr>
              <w:tab/>
            </w:r>
            <w:r w:rsidR="0081086A" w:rsidRPr="00507E0A">
              <w:rPr>
                <w:rStyle w:val="Hyperlink"/>
                <w:noProof/>
              </w:rPr>
              <w:t>Conclusion</w:t>
            </w:r>
            <w:r w:rsidR="0081086A">
              <w:rPr>
                <w:noProof/>
                <w:webHidden/>
              </w:rPr>
              <w:tab/>
            </w:r>
            <w:r w:rsidR="0081086A">
              <w:rPr>
                <w:noProof/>
                <w:webHidden/>
              </w:rPr>
              <w:fldChar w:fldCharType="begin"/>
            </w:r>
            <w:r w:rsidR="0081086A">
              <w:rPr>
                <w:noProof/>
                <w:webHidden/>
              </w:rPr>
              <w:instrText xml:space="preserve"> PAGEREF _Toc471204389 \h </w:instrText>
            </w:r>
            <w:r w:rsidR="0081086A">
              <w:rPr>
                <w:noProof/>
                <w:webHidden/>
              </w:rPr>
            </w:r>
            <w:r w:rsidR="0081086A">
              <w:rPr>
                <w:noProof/>
                <w:webHidden/>
              </w:rPr>
              <w:fldChar w:fldCharType="separate"/>
            </w:r>
            <w:r w:rsidR="0081086A">
              <w:rPr>
                <w:noProof/>
                <w:webHidden/>
              </w:rPr>
              <w:t>27</w:t>
            </w:r>
            <w:r w:rsidR="0081086A">
              <w:rPr>
                <w:noProof/>
                <w:webHidden/>
              </w:rPr>
              <w:fldChar w:fldCharType="end"/>
            </w:r>
          </w:hyperlink>
        </w:p>
        <w:p w14:paraId="1605701F" w14:textId="105D561E" w:rsidR="0081086A" w:rsidRDefault="008C68EA">
          <w:pPr>
            <w:pStyle w:val="TOC1"/>
            <w:tabs>
              <w:tab w:val="left" w:pos="480"/>
              <w:tab w:val="right" w:leader="dot" w:pos="9736"/>
            </w:tabs>
            <w:rPr>
              <w:rFonts w:asciiTheme="minorHAnsi" w:eastAsiaTheme="minorEastAsia" w:hAnsiTheme="minorHAnsi"/>
              <w:noProof/>
              <w:sz w:val="22"/>
              <w:lang w:eastAsia="en-GB"/>
            </w:rPr>
          </w:pPr>
          <w:hyperlink w:anchor="_Toc471204390" w:history="1">
            <w:r w:rsidR="0081086A" w:rsidRPr="00507E0A">
              <w:rPr>
                <w:rStyle w:val="Hyperlink"/>
                <w:noProof/>
              </w:rPr>
              <w:t>9.</w:t>
            </w:r>
            <w:r w:rsidR="0081086A">
              <w:rPr>
                <w:rFonts w:asciiTheme="minorHAnsi" w:eastAsiaTheme="minorEastAsia" w:hAnsiTheme="minorHAnsi"/>
                <w:noProof/>
                <w:sz w:val="22"/>
                <w:lang w:eastAsia="en-GB"/>
              </w:rPr>
              <w:tab/>
            </w:r>
            <w:r w:rsidR="0081086A" w:rsidRPr="00507E0A">
              <w:rPr>
                <w:rStyle w:val="Hyperlink"/>
                <w:noProof/>
              </w:rPr>
              <w:t>Appendices</w:t>
            </w:r>
            <w:r w:rsidR="0081086A">
              <w:rPr>
                <w:noProof/>
                <w:webHidden/>
              </w:rPr>
              <w:tab/>
            </w:r>
            <w:r w:rsidR="0081086A">
              <w:rPr>
                <w:noProof/>
                <w:webHidden/>
              </w:rPr>
              <w:fldChar w:fldCharType="begin"/>
            </w:r>
            <w:r w:rsidR="0081086A">
              <w:rPr>
                <w:noProof/>
                <w:webHidden/>
              </w:rPr>
              <w:instrText xml:space="preserve"> PAGEREF _Toc471204390 \h </w:instrText>
            </w:r>
            <w:r w:rsidR="0081086A">
              <w:rPr>
                <w:noProof/>
                <w:webHidden/>
              </w:rPr>
            </w:r>
            <w:r w:rsidR="0081086A">
              <w:rPr>
                <w:noProof/>
                <w:webHidden/>
              </w:rPr>
              <w:fldChar w:fldCharType="separate"/>
            </w:r>
            <w:r w:rsidR="0081086A">
              <w:rPr>
                <w:noProof/>
                <w:webHidden/>
              </w:rPr>
              <w:t>27</w:t>
            </w:r>
            <w:r w:rsidR="0081086A">
              <w:rPr>
                <w:noProof/>
                <w:webHidden/>
              </w:rPr>
              <w:fldChar w:fldCharType="end"/>
            </w:r>
          </w:hyperlink>
        </w:p>
        <w:p w14:paraId="5801CDA4" w14:textId="284EC9BC" w:rsidR="00BD46F3" w:rsidRDefault="00BD46F3">
          <w:r>
            <w:rPr>
              <w:b/>
              <w:bCs/>
              <w:noProof/>
            </w:rPr>
            <w:fldChar w:fldCharType="end"/>
          </w:r>
        </w:p>
      </w:sdtContent>
    </w:sdt>
    <w:p w14:paraId="3EE2BC4C" w14:textId="62982B89" w:rsidR="00AB707B" w:rsidRDefault="00A71971">
      <w:pPr>
        <w:pStyle w:val="Heading1"/>
        <w:numPr>
          <w:ilvl w:val="0"/>
          <w:numId w:val="0"/>
        </w:numPr>
        <w:ind w:left="76"/>
        <w:jc w:val="both"/>
        <w:pPrChange w:id="2" w:author="Weston, Gareth" w:date="2017-01-06T17:39:00Z">
          <w:pPr>
            <w:pStyle w:val="Heading1"/>
            <w:numPr>
              <w:numId w:val="0"/>
            </w:numPr>
            <w:ind w:left="76" w:firstLine="0"/>
          </w:pPr>
        </w:pPrChange>
      </w:pPr>
      <w:r>
        <w:br w:type="page"/>
      </w:r>
      <w:bookmarkStart w:id="3" w:name="_Toc471204353"/>
      <w:r w:rsidR="0066693A" w:rsidRPr="009209DD">
        <w:lastRenderedPageBreak/>
        <w:t>Abstract</w:t>
      </w:r>
      <w:bookmarkEnd w:id="3"/>
    </w:p>
    <w:p w14:paraId="0766FB3B" w14:textId="52A45DC7" w:rsidR="00E00C34" w:rsidRDefault="00E24E58" w:rsidP="00E24E58">
      <w:r>
        <w:t xml:space="preserve">This technical report details the skills and knowledge required to insert data into a </w:t>
      </w:r>
      <w:proofErr w:type="spellStart"/>
      <w:r>
        <w:t>MySql</w:t>
      </w:r>
      <w:proofErr w:type="spellEnd"/>
      <w:r>
        <w:t xml:space="preserve"> database followed by extracting the data into a JSON format</w:t>
      </w:r>
      <w:r w:rsidR="0099505E">
        <w:t xml:space="preserve"> while</w:t>
      </w:r>
      <w:r>
        <w:t xml:space="preserve"> using a PHP script. D3 data driven document</w:t>
      </w:r>
      <w:r w:rsidR="0099505E">
        <w:t>s library is explained with</w:t>
      </w:r>
      <w:r>
        <w:t xml:space="preserve"> demonstrations</w:t>
      </w:r>
      <w:r w:rsidR="0099505E">
        <w:t xml:space="preserve"> provided, which </w:t>
      </w:r>
      <w:r>
        <w:t>explain how to begin developing</w:t>
      </w:r>
      <w:r w:rsidR="0099505E">
        <w:t xml:space="preserve"> with the D3</w:t>
      </w:r>
      <w:r>
        <w:t xml:space="preserve"> data driven</w:t>
      </w:r>
      <w:r w:rsidR="0099505E">
        <w:t xml:space="preserve"> document library. </w:t>
      </w:r>
    </w:p>
    <w:p w14:paraId="06AE7F53" w14:textId="77777777" w:rsidR="00E00C34" w:rsidRDefault="00E00C34">
      <w:pPr>
        <w:spacing w:line="480" w:lineRule="auto"/>
        <w:jc w:val="left"/>
      </w:pPr>
      <w:r>
        <w:br w:type="page"/>
      </w:r>
    </w:p>
    <w:p w14:paraId="56DD097E" w14:textId="0C89AC98" w:rsidR="008871D8" w:rsidRDefault="008A2477">
      <w:pPr>
        <w:pStyle w:val="Heading1"/>
        <w:jc w:val="both"/>
        <w:pPrChange w:id="4" w:author="Weston, Gareth" w:date="2017-01-06T17:39:00Z">
          <w:pPr>
            <w:pStyle w:val="Heading1"/>
          </w:pPr>
        </w:pPrChange>
      </w:pPr>
      <w:bookmarkStart w:id="5" w:name="_Toc471204354"/>
      <w:bookmarkStart w:id="6" w:name="_GoBack"/>
      <w:bookmarkEnd w:id="6"/>
      <w:r w:rsidRPr="007F79B1">
        <w:lastRenderedPageBreak/>
        <w:t>Introduction</w:t>
      </w:r>
      <w:bookmarkEnd w:id="5"/>
    </w:p>
    <w:p w14:paraId="356B44D2" w14:textId="0F0FBD33" w:rsidR="008140EC" w:rsidRDefault="008140EC">
      <w:r>
        <w:t xml:space="preserve">A Manchester based company is currently researching into a </w:t>
      </w:r>
      <w:del w:id="7" w:author="Weston, Gareth [2]" w:date="2017-01-06T17:29:00Z">
        <w:r w:rsidDel="00491938">
          <w:delText>system which</w:delText>
        </w:r>
      </w:del>
      <w:ins w:id="8" w:author="Weston, Gareth [2]" w:date="2017-01-06T17:29:00Z">
        <w:r w:rsidR="00491938">
          <w:t>system, which</w:t>
        </w:r>
      </w:ins>
      <w:r>
        <w:t xml:space="preserve"> tracks the number of passengers entering and leaving a public transport vehicle. The vehicle in question is owned by a Californian company who provide guided tours around </w:t>
      </w:r>
      <w:r w:rsidR="008C68EA">
        <w:t>several</w:t>
      </w:r>
      <w:r>
        <w:t xml:space="preserve"> tourist attractions.</w:t>
      </w:r>
    </w:p>
    <w:p w14:paraId="50664D88" w14:textId="449938A6" w:rsidR="008140EC" w:rsidRDefault="008140EC">
      <w:r>
        <w:t xml:space="preserve">An area of </w:t>
      </w:r>
      <w:del w:id="9" w:author="LilyJoRose Lambert" w:date="2017-01-04T13:58:00Z">
        <w:r w:rsidDel="006A6240">
          <w:delText xml:space="preserve">their </w:delText>
        </w:r>
      </w:del>
      <w:r>
        <w:t xml:space="preserve">concern is the presentation of their </w:t>
      </w:r>
      <w:r w:rsidR="008C68EA">
        <w:t>findings;</w:t>
      </w:r>
      <w:r>
        <w:t xml:space="preserve"> the system currently uses a data logging device</w:t>
      </w:r>
      <w:r w:rsidR="00E26E16">
        <w:t>,</w:t>
      </w:r>
      <w:r>
        <w:t xml:space="preserve"> together with a camera</w:t>
      </w:r>
      <w:r w:rsidR="00E26E16">
        <w:t>,</w:t>
      </w:r>
      <w:r>
        <w:t xml:space="preserve"> counting the number of passengers </w:t>
      </w:r>
      <w:ins w:id="10" w:author="LilyJoRose Lambert" w:date="2017-01-04T13:58:00Z">
        <w:r w:rsidR="006A6240">
          <w:t xml:space="preserve">going </w:t>
        </w:r>
      </w:ins>
      <w:r>
        <w:t>both on and off the vehicle. This information is then sent back to the headquarters where it is prepared to be analysed and formatted into a useable source.</w:t>
      </w:r>
    </w:p>
    <w:p w14:paraId="7D727970" w14:textId="0A606FB5" w:rsidR="008140EC" w:rsidRDefault="008140EC">
      <w:pPr>
        <w:pStyle w:val="Heading1"/>
        <w:jc w:val="both"/>
        <w:pPrChange w:id="11" w:author="Weston, Gareth" w:date="2017-01-06T17:39:00Z">
          <w:pPr>
            <w:pStyle w:val="Heading1"/>
          </w:pPr>
        </w:pPrChange>
      </w:pPr>
      <w:bookmarkStart w:id="12" w:name="_Toc471204355"/>
      <w:r>
        <w:t>Data Capture</w:t>
      </w:r>
      <w:bookmarkEnd w:id="12"/>
    </w:p>
    <w:p w14:paraId="5429AF1F" w14:textId="75369283" w:rsidR="001A045B" w:rsidRDefault="001A045B">
      <w:r>
        <w:t>Using a modern approach to da</w:t>
      </w:r>
      <w:r w:rsidR="00180D2E">
        <w:t>ta capture, a system of cameras is</w:t>
      </w:r>
      <w:r>
        <w:t xml:space="preserve"> used to count the number of customers getting on and off the vehicle. This data logging equipment is also linked to a global positioning system (GPS) which gives the latitude and longitude coordinates showing which attraction </w:t>
      </w:r>
      <w:r w:rsidR="00294B6B">
        <w:t xml:space="preserve">the </w:t>
      </w:r>
      <w:del w:id="13" w:author="LilyJoRose Lambert" w:date="2017-01-04T13:59:00Z">
        <w:r w:rsidDel="006A6240">
          <w:delText xml:space="preserve">the </w:delText>
        </w:r>
      </w:del>
      <w:r>
        <w:t xml:space="preserve">vehicle is currently </w:t>
      </w:r>
      <w:del w:id="14" w:author="LilyJoRose Lambert" w:date="2017-01-04T14:00:00Z">
        <w:r w:rsidDel="006A6240">
          <w:delText>stopped</w:delText>
        </w:r>
      </w:del>
      <w:ins w:id="15" w:author="LilyJoRose Lambert" w:date="2017-01-04T14:00:00Z">
        <w:r w:rsidR="006A6240">
          <w:t>stationary</w:t>
        </w:r>
      </w:ins>
      <w:r w:rsidR="002471C0">
        <w:t xml:space="preserve"> at.</w:t>
      </w:r>
    </w:p>
    <w:p w14:paraId="3E8B7BC9" w14:textId="0A77C502" w:rsidR="001A045B" w:rsidRDefault="001A045B">
      <w:r>
        <w:t xml:space="preserve">The data which is captured from the combined system is automatically stored in a </w:t>
      </w:r>
      <w:ins w:id="16" w:author="LilyJoRose Lambert" w:date="2017-01-04T14:01:00Z">
        <w:r w:rsidR="006A6240">
          <w:t>‘</w:t>
        </w:r>
      </w:ins>
      <w:r>
        <w:t>comma separated value</w:t>
      </w:r>
      <w:ins w:id="17" w:author="LilyJoRose Lambert" w:date="2017-01-04T14:01:00Z">
        <w:r w:rsidR="006A6240">
          <w:t>’</w:t>
        </w:r>
      </w:ins>
      <w:r>
        <w:t xml:space="preserve"> (CSV) file. </w:t>
      </w:r>
    </w:p>
    <w:p w14:paraId="31731E83" w14:textId="05EC284B" w:rsidR="001A045B" w:rsidRDefault="001A045B">
      <w:pPr>
        <w:ind w:left="720"/>
        <w:rPr>
          <w:i/>
          <w:sz w:val="22"/>
        </w:rPr>
      </w:pPr>
      <w:r w:rsidRPr="00713224">
        <w:rPr>
          <w:i/>
          <w:sz w:val="20"/>
        </w:rPr>
        <w:t>“</w:t>
      </w:r>
      <w:r w:rsidRPr="00713224">
        <w:rPr>
          <w:rFonts w:cs="Arial"/>
          <w:bCs/>
          <w:i/>
          <w:color w:val="222222"/>
          <w:sz w:val="20"/>
          <w:shd w:val="clear" w:color="auto" w:fill="FFFFFF"/>
        </w:rPr>
        <w:t>CSV</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is a simple</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file</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format used to store tabular data, such as a spreadsheet or database.</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Files</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in the</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CSV</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format can be imported to and exported from programs that store data in tables, such as Microsoft Excel or OpenOffice Calc.</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CSV</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stands for "comma-separated values".</w:t>
      </w:r>
      <w:r>
        <w:rPr>
          <w:i/>
          <w:sz w:val="22"/>
        </w:rPr>
        <w:t xml:space="preserve"> </w:t>
      </w:r>
      <w:sdt>
        <w:sdtPr>
          <w:rPr>
            <w:i/>
            <w:sz w:val="22"/>
          </w:rPr>
          <w:id w:val="-930267990"/>
          <w:citation/>
        </w:sdtPr>
        <w:sdtContent>
          <w:r>
            <w:rPr>
              <w:i/>
              <w:sz w:val="22"/>
            </w:rPr>
            <w:fldChar w:fldCharType="begin"/>
          </w:r>
          <w:r>
            <w:rPr>
              <w:i/>
              <w:sz w:val="22"/>
            </w:rPr>
            <w:instrText xml:space="preserve"> CITATION Com16 \l 2057 </w:instrText>
          </w:r>
          <w:r>
            <w:rPr>
              <w:i/>
              <w:sz w:val="22"/>
            </w:rPr>
            <w:fldChar w:fldCharType="separate"/>
          </w:r>
          <w:r w:rsidRPr="001A045B">
            <w:rPr>
              <w:noProof/>
              <w:sz w:val="22"/>
            </w:rPr>
            <w:t>(Computer Hope, n.d.)</w:t>
          </w:r>
          <w:r>
            <w:rPr>
              <w:i/>
              <w:sz w:val="22"/>
            </w:rPr>
            <w:fldChar w:fldCharType="end"/>
          </w:r>
        </w:sdtContent>
      </w:sdt>
    </w:p>
    <w:p w14:paraId="4FD28383" w14:textId="50370F80" w:rsidR="00915234" w:rsidRDefault="00915234">
      <w:r>
        <w:t xml:space="preserve">An example of a simple csv file is shown in fig 1, this shows the source data which is automatically generated.  </w:t>
      </w:r>
    </w:p>
    <w:p w14:paraId="599FD072" w14:textId="0DAB9B40" w:rsidR="00915234" w:rsidRDefault="00915234">
      <w:pPr>
        <w:keepNext/>
      </w:pPr>
      <w:r>
        <w:rPr>
          <w:noProof/>
          <w:lang w:eastAsia="en-GB"/>
        </w:rPr>
        <w:drawing>
          <wp:inline distT="0" distB="0" distL="0" distR="0" wp14:anchorId="07E565F7" wp14:editId="0C842E17">
            <wp:extent cx="5651790" cy="9207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9">
                      <a:extLst>
                        <a:ext uri="{28A0092B-C50C-407E-A947-70E740481C1C}">
                          <a14:useLocalDpi xmlns:a14="http://schemas.microsoft.com/office/drawing/2010/main" val="0"/>
                        </a:ext>
                      </a:extLst>
                    </a:blip>
                    <a:stretch>
                      <a:fillRect/>
                    </a:stretch>
                  </pic:blipFill>
                  <pic:spPr>
                    <a:xfrm>
                      <a:off x="0" y="0"/>
                      <a:ext cx="5651790" cy="920797"/>
                    </a:xfrm>
                    <a:prstGeom prst="rect">
                      <a:avLst/>
                    </a:prstGeom>
                  </pic:spPr>
                </pic:pic>
              </a:graphicData>
            </a:graphic>
          </wp:inline>
        </w:drawing>
      </w:r>
    </w:p>
    <w:p w14:paraId="11F40C99" w14:textId="4F452342" w:rsidR="00915234" w:rsidRDefault="00915234">
      <w:pPr>
        <w:pStyle w:val="Caption"/>
      </w:pPr>
      <w:r>
        <w:t xml:space="preserve">Figure </w:t>
      </w:r>
      <w:fldSimple w:instr=" SEQ Figure \* ARABIC ">
        <w:r w:rsidR="001E1F18">
          <w:rPr>
            <w:noProof/>
          </w:rPr>
          <w:t>1</w:t>
        </w:r>
      </w:fldSimple>
      <w:r>
        <w:t xml:space="preserve"> - Example of a CSV file</w:t>
      </w:r>
    </w:p>
    <w:p w14:paraId="2B8136C6" w14:textId="42ECA982" w:rsidR="00915234" w:rsidRDefault="00AB4549">
      <w:r>
        <w:rPr>
          <w:noProof/>
          <w:lang w:eastAsia="en-GB"/>
        </w:rPr>
        <mc:AlternateContent>
          <mc:Choice Requires="wps">
            <w:drawing>
              <wp:anchor distT="0" distB="0" distL="114300" distR="114300" simplePos="0" relativeHeight="251659264" behindDoc="0" locked="0" layoutInCell="1" allowOverlap="1" wp14:anchorId="0C2FBFB0" wp14:editId="45349AB9">
                <wp:simplePos x="0" y="0"/>
                <wp:positionH relativeFrom="column">
                  <wp:posOffset>-38100</wp:posOffset>
                </wp:positionH>
                <wp:positionV relativeFrom="paragraph">
                  <wp:posOffset>576580</wp:posOffset>
                </wp:positionV>
                <wp:extent cx="6026150" cy="26670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6026150" cy="2667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500942E5" id="Rectangle 3" o:spid="_x0000_s1026" style="position:absolute;margin-left:-3pt;margin-top:45.4pt;width:474.5pt;height:21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" filled="f" strokecolor="#243f60 [1604]" strokeweight="2pt"/>
            </w:pict>
          </mc:Fallback>
        </mc:AlternateContent>
      </w:r>
      <w:r w:rsidR="00915234">
        <w:t>The recorded data can be explained further by breaking down each value which has been recorded. As shown below in fig 2.</w:t>
      </w:r>
    </w:p>
    <w:p w14:paraId="3E8C1E8C" w14:textId="77777777" w:rsidR="00AB4549" w:rsidRDefault="00915234">
      <w:pPr>
        <w:keepNext/>
      </w:pPr>
      <w:r>
        <w:rPr>
          <w:noProof/>
          <w:lang w:eastAsia="en-GB"/>
        </w:rPr>
        <w:lastRenderedPageBreak/>
        <w:drawing>
          <wp:inline distT="0" distB="0" distL="0" distR="0" wp14:anchorId="6BB192C1" wp14:editId="1AE72641">
            <wp:extent cx="4991357" cy="2095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10">
                      <a:extLst>
                        <a:ext uri="{28A0092B-C50C-407E-A947-70E740481C1C}">
                          <a14:useLocalDpi xmlns:a14="http://schemas.microsoft.com/office/drawing/2010/main" val="0"/>
                        </a:ext>
                      </a:extLst>
                    </a:blip>
                    <a:stretch>
                      <a:fillRect/>
                    </a:stretch>
                  </pic:blipFill>
                  <pic:spPr>
                    <a:xfrm>
                      <a:off x="0" y="0"/>
                      <a:ext cx="4991357" cy="209561"/>
                    </a:xfrm>
                    <a:prstGeom prst="rect">
                      <a:avLst/>
                    </a:prstGeom>
                  </pic:spPr>
                </pic:pic>
              </a:graphicData>
            </a:graphic>
          </wp:inline>
        </w:drawing>
      </w:r>
    </w:p>
    <w:p w14:paraId="5A34FAB3" w14:textId="4D9961D8" w:rsidR="00915234" w:rsidRDefault="00AB4549">
      <w:pPr>
        <w:pStyle w:val="ListParagraph"/>
        <w:numPr>
          <w:ilvl w:val="0"/>
          <w:numId w:val="3"/>
        </w:numPr>
      </w:pPr>
      <w:r>
        <w:t xml:space="preserve">Value 1 shows the bus identification number </w:t>
      </w:r>
      <w:r w:rsidR="008C68EA">
        <w:t>i.e.</w:t>
      </w:r>
      <w:r>
        <w:t xml:space="preserve"> Bus1</w:t>
      </w:r>
    </w:p>
    <w:p w14:paraId="3EB50E59" w14:textId="6E536130" w:rsidR="00AB4549" w:rsidRDefault="00AB4549">
      <w:pPr>
        <w:pStyle w:val="ListParagraph"/>
        <w:numPr>
          <w:ilvl w:val="0"/>
          <w:numId w:val="3"/>
        </w:numPr>
      </w:pPr>
      <w:r>
        <w:t xml:space="preserve">Value 2 shows the departure date </w:t>
      </w:r>
      <w:r w:rsidR="008C68EA">
        <w:t>i.e.</w:t>
      </w:r>
      <w:r>
        <w:t xml:space="preserve"> 08 December 2016</w:t>
      </w:r>
    </w:p>
    <w:p w14:paraId="6036EE0E" w14:textId="45E14976" w:rsidR="00AB4549" w:rsidRDefault="00AB4549">
      <w:pPr>
        <w:pStyle w:val="ListParagraph"/>
        <w:numPr>
          <w:ilvl w:val="0"/>
          <w:numId w:val="3"/>
        </w:numPr>
      </w:pPr>
      <w:r>
        <w:t xml:space="preserve">Value 3 shows the departure time </w:t>
      </w:r>
      <w:r w:rsidR="008C68EA">
        <w:t>i.e.</w:t>
      </w:r>
      <w:r>
        <w:t xml:space="preserve"> 9.00:00</w:t>
      </w:r>
    </w:p>
    <w:p w14:paraId="0E13875E" w14:textId="7B12BC38" w:rsidR="00AB4549" w:rsidRDefault="00AB4549">
      <w:pPr>
        <w:pStyle w:val="ListParagraph"/>
        <w:numPr>
          <w:ilvl w:val="0"/>
          <w:numId w:val="3"/>
        </w:numPr>
      </w:pPr>
      <w:r>
        <w:t xml:space="preserve">Value 4 shows the departure location </w:t>
      </w:r>
      <w:r w:rsidR="008C68EA">
        <w:t>i.e.</w:t>
      </w:r>
      <w:r>
        <w:t xml:space="preserve"> Pier 50</w:t>
      </w:r>
    </w:p>
    <w:p w14:paraId="5EFBB665" w14:textId="017027C4" w:rsidR="00AB4549" w:rsidRDefault="00AB4549">
      <w:pPr>
        <w:pStyle w:val="ListParagraph"/>
        <w:numPr>
          <w:ilvl w:val="0"/>
          <w:numId w:val="3"/>
        </w:numPr>
      </w:pPr>
      <w:r>
        <w:t xml:space="preserve">Value 5 shows the Latitude coordinate of the departure location </w:t>
      </w:r>
      <w:r w:rsidR="008C68EA">
        <w:t>i.e.</w:t>
      </w:r>
      <w:r>
        <w:t xml:space="preserve"> 37.773841</w:t>
      </w:r>
    </w:p>
    <w:p w14:paraId="3839AA9F" w14:textId="56182F09" w:rsidR="00AB4549" w:rsidRDefault="00AB4549">
      <w:pPr>
        <w:pStyle w:val="ListParagraph"/>
        <w:numPr>
          <w:ilvl w:val="0"/>
          <w:numId w:val="3"/>
        </w:numPr>
      </w:pPr>
      <w:r>
        <w:t xml:space="preserve">Value 6 shows the longitude coordinate of the departure location </w:t>
      </w:r>
      <w:r w:rsidR="008C68EA">
        <w:t>i.e.</w:t>
      </w:r>
      <w:r>
        <w:t xml:space="preserve"> -122.386668</w:t>
      </w:r>
    </w:p>
    <w:p w14:paraId="6ABE19A9" w14:textId="5069E9AC" w:rsidR="00AB4549" w:rsidRDefault="00AB4549">
      <w:pPr>
        <w:pStyle w:val="ListParagraph"/>
        <w:numPr>
          <w:ilvl w:val="0"/>
          <w:numId w:val="3"/>
        </w:numPr>
      </w:pPr>
      <w:r>
        <w:t xml:space="preserve">Value 7 shows the number of passengers entering the bus </w:t>
      </w:r>
      <w:r w:rsidR="008C68EA">
        <w:t>i.e.</w:t>
      </w:r>
      <w:r>
        <w:t xml:space="preserve"> 8</w:t>
      </w:r>
    </w:p>
    <w:p w14:paraId="6A0CBAD5" w14:textId="20497D34" w:rsidR="00AB4549" w:rsidRDefault="00AB4549">
      <w:pPr>
        <w:pStyle w:val="ListParagraph"/>
        <w:numPr>
          <w:ilvl w:val="0"/>
          <w:numId w:val="3"/>
        </w:numPr>
      </w:pPr>
      <w:r>
        <w:t xml:space="preserve">Value 8 shows the number of passengers leaving the bus </w:t>
      </w:r>
      <w:r w:rsidR="008C68EA">
        <w:t>i.e.</w:t>
      </w:r>
      <w:r>
        <w:t xml:space="preserve"> 0</w:t>
      </w:r>
    </w:p>
    <w:p w14:paraId="50149A1E" w14:textId="599124C9" w:rsidR="00AB4549" w:rsidRDefault="00AB4549">
      <w:pPr>
        <w:pStyle w:val="Caption"/>
      </w:pPr>
      <w:r>
        <w:t xml:space="preserve">Figure </w:t>
      </w:r>
      <w:fldSimple w:instr=" SEQ Figure \* ARABIC ">
        <w:r w:rsidR="001E1F18">
          <w:rPr>
            <w:noProof/>
          </w:rPr>
          <w:t>2</w:t>
        </w:r>
      </w:fldSimple>
      <w:r>
        <w:t xml:space="preserve"> - CSV file explanation</w:t>
      </w:r>
    </w:p>
    <w:p w14:paraId="537FA75D" w14:textId="00E6ACEB" w:rsidR="00180D2E" w:rsidRDefault="00180D2E">
      <w:del w:id="18" w:author="Weston, Gareth [2]" w:date="2017-01-06T16:32:00Z">
        <w:r w:rsidDel="008013AA">
          <w:delText xml:space="preserve">Once the data </w:delText>
        </w:r>
      </w:del>
      <w:del w:id="19" w:author="Weston, Gareth [2]" w:date="2017-01-06T16:27:00Z">
        <w:r w:rsidDel="008013AA">
          <w:delText>is</w:delText>
        </w:r>
      </w:del>
      <w:del w:id="20" w:author="Weston, Gareth [2]" w:date="2017-01-06T16:32:00Z">
        <w:r w:rsidDel="008013AA">
          <w:delText xml:space="preserve"> captured and converted</w:delText>
        </w:r>
      </w:del>
      <w:ins w:id="21" w:author="Weston, Gareth [2]" w:date="2017-01-06T16:32:00Z">
        <w:r w:rsidR="008013AA">
          <w:t>Upon data capture and conversion</w:t>
        </w:r>
      </w:ins>
      <w:r>
        <w:t xml:space="preserve"> into a CSV format</w:t>
      </w:r>
      <w:ins w:id="22" w:author="Weston, Gareth [2]" w:date="2017-01-06T16:31:00Z">
        <w:r w:rsidR="008013AA">
          <w:t xml:space="preserve"> data </w:t>
        </w:r>
      </w:ins>
      <w:ins w:id="23" w:author="Weston, Gareth [2]" w:date="2017-01-06T16:33:00Z">
        <w:r w:rsidR="008013AA">
          <w:t>can be</w:t>
        </w:r>
      </w:ins>
      <w:ins w:id="24" w:author="Weston, Gareth [2]" w:date="2017-01-06T16:31:00Z">
        <w:r w:rsidR="008013AA">
          <w:t xml:space="preserve"> processed by a </w:t>
        </w:r>
      </w:ins>
      <w:del w:id="25" w:author="Weston, Gareth [2]" w:date="2017-01-06T16:31:00Z">
        <w:r w:rsidDel="008013AA">
          <w:delText xml:space="preserve"> it can be</w:delText>
        </w:r>
      </w:del>
      <w:del w:id="26" w:author="Weston, Gareth [2]" w:date="2017-01-06T16:27:00Z">
        <w:r w:rsidDel="008013AA">
          <w:delText xml:space="preserve"> transferred and </w:delText>
        </w:r>
      </w:del>
      <w:del w:id="27" w:author="Weston, Gareth [2]" w:date="2017-01-06T16:31:00Z">
        <w:r w:rsidDel="008013AA">
          <w:delText>used with</w:delText>
        </w:r>
      </w:del>
      <w:del w:id="28" w:author="Weston, Gareth [2]" w:date="2017-01-06T16:27:00Z">
        <w:r w:rsidDel="008013AA">
          <w:delText>in</w:delText>
        </w:r>
      </w:del>
      <w:del w:id="29" w:author="Weston, Gareth [2]" w:date="2017-01-06T16:31:00Z">
        <w:r w:rsidDel="008013AA">
          <w:delText xml:space="preserve"> a </w:delText>
        </w:r>
      </w:del>
      <w:r>
        <w:t xml:space="preserve">number of </w:t>
      </w:r>
      <w:del w:id="30" w:author="Weston, Gareth [2]" w:date="2017-01-06T16:26:00Z">
        <w:r w:rsidDel="008013AA">
          <w:delText>applications</w:delText>
        </w:r>
      </w:del>
      <w:ins w:id="31" w:author="Weston, Gareth [2]" w:date="2017-01-06T16:26:00Z">
        <w:r w:rsidR="008013AA">
          <w:t xml:space="preserve">applications such as d3.js. </w:t>
        </w:r>
      </w:ins>
      <w:ins w:id="32" w:author="LilyJoRose Lambert" w:date="2017-01-05T02:27:00Z">
        <w:del w:id="33" w:author="Weston, Gareth [2]" w:date="2017-01-06T16:26:00Z">
          <w:r w:rsidR="003A4F9D" w:rsidDel="008013AA">
            <w:delText xml:space="preserve"> </w:delText>
          </w:r>
        </w:del>
        <w:del w:id="34" w:author="Weston, Gareth [2]" w:date="2017-01-06T16:25:00Z">
          <w:r w:rsidR="003A4F9D" w:rsidDel="008013AA">
            <w:delText>it would be good to give some examples of the apps</w:delText>
          </w:r>
          <w:r w:rsidR="00CD7CF6" w:rsidDel="008013AA">
            <w:delText xml:space="preserve"> </w:delText>
          </w:r>
        </w:del>
      </w:ins>
      <w:del w:id="35" w:author="Weston, Gareth [2]" w:date="2017-01-06T16:25:00Z">
        <w:r w:rsidDel="008013AA">
          <w:delText xml:space="preserve">. </w:delText>
        </w:r>
      </w:del>
      <w:r>
        <w:t>At the request of the organisation, it is essential</w:t>
      </w:r>
      <w:ins w:id="36" w:author="Weston, Gareth [2]" w:date="2017-01-06T16:29:00Z">
        <w:r w:rsidR="008013AA">
          <w:t xml:space="preserve"> this </w:t>
        </w:r>
      </w:ins>
      <w:del w:id="37" w:author="Weston, Gareth [2]" w:date="2017-01-06T16:29:00Z">
        <w:r w:rsidDel="008013AA">
          <w:delText xml:space="preserve"> </w:delText>
        </w:r>
      </w:del>
      <w:del w:id="38" w:author="Weston, Gareth [2]" w:date="2017-01-06T16:28:00Z">
        <w:r w:rsidDel="008013AA">
          <w:delText>the</w:delText>
        </w:r>
      </w:del>
      <w:del w:id="39" w:author="Weston, Gareth [2]" w:date="2017-01-06T16:29:00Z">
        <w:r w:rsidDel="008013AA">
          <w:delText xml:space="preserve"> </w:delText>
        </w:r>
      </w:del>
      <w:r>
        <w:t xml:space="preserve">captured data </w:t>
      </w:r>
      <w:del w:id="40" w:author="Weston, Gareth [2]" w:date="2017-01-06T16:27:00Z">
        <w:r w:rsidDel="008013AA">
          <w:delText>is</w:delText>
        </w:r>
      </w:del>
      <w:del w:id="41" w:author="Weston, Gareth [2]" w:date="2017-01-06T16:30:00Z">
        <w:r w:rsidDel="008013AA">
          <w:delText xml:space="preserve"> entered</w:delText>
        </w:r>
      </w:del>
      <w:r>
        <w:t xml:space="preserve"> </w:t>
      </w:r>
      <w:ins w:id="42" w:author="Weston, Gareth [2]" w:date="2017-01-06T16:30:00Z">
        <w:r w:rsidR="008013AA">
          <w:t xml:space="preserve">is stored within a </w:t>
        </w:r>
      </w:ins>
      <w:del w:id="43" w:author="Weston, Gareth [2]" w:date="2017-01-06T16:30:00Z">
        <w:r w:rsidDel="008013AA">
          <w:delText xml:space="preserve">into a </w:delText>
        </w:r>
      </w:del>
      <w:del w:id="44" w:author="Weston, Gareth [2]" w:date="2017-01-06T16:28:00Z">
        <w:r w:rsidDel="008013AA">
          <w:delText>database which</w:delText>
        </w:r>
      </w:del>
      <w:ins w:id="45" w:author="Weston, Gareth [2]" w:date="2017-01-06T16:28:00Z">
        <w:r w:rsidR="008013AA">
          <w:t>database</w:t>
        </w:r>
      </w:ins>
      <w:ins w:id="46" w:author="Weston, Gareth [2]" w:date="2017-01-06T16:30:00Z">
        <w:r w:rsidR="008013AA">
          <w:t xml:space="preserve"> to enable</w:t>
        </w:r>
      </w:ins>
      <w:ins w:id="47" w:author="Weston, Gareth [2]" w:date="2017-01-06T16:28:00Z">
        <w:r w:rsidR="008013AA">
          <w:t xml:space="preserve"> </w:t>
        </w:r>
      </w:ins>
      <w:del w:id="48" w:author="Weston, Gareth [2]" w:date="2017-01-06T16:29:00Z">
        <w:r w:rsidDel="008013AA">
          <w:delText xml:space="preserve"> will enable</w:delText>
        </w:r>
      </w:del>
      <w:ins w:id="49" w:author="Weston, Gareth [2]" w:date="2017-01-06T16:29:00Z">
        <w:r w:rsidR="008013AA">
          <w:t>enabling</w:t>
        </w:r>
      </w:ins>
      <w:r>
        <w:t xml:space="preserve"> future</w:t>
      </w:r>
      <w:ins w:id="50" w:author="Weston, Gareth [2]" w:date="2017-01-06T16:28:00Z">
        <w:r w:rsidR="008013AA">
          <w:t xml:space="preserve"> development and</w:t>
        </w:r>
      </w:ins>
      <w:r>
        <w:t xml:space="preserve"> usage.</w:t>
      </w:r>
    </w:p>
    <w:p w14:paraId="151AA0C7" w14:textId="67B5E9C9" w:rsidR="00180D2E" w:rsidRPr="00180D2E" w:rsidRDefault="00180D2E">
      <w:pPr>
        <w:pStyle w:val="Heading1"/>
        <w:jc w:val="both"/>
        <w:pPrChange w:id="51" w:author="Weston, Gareth" w:date="2017-01-06T17:39:00Z">
          <w:pPr>
            <w:pStyle w:val="Heading1"/>
          </w:pPr>
        </w:pPrChange>
      </w:pPr>
      <w:bookmarkStart w:id="52" w:name="_Toc471204356"/>
      <w:r>
        <w:t>Data Storage</w:t>
      </w:r>
      <w:bookmarkEnd w:id="52"/>
      <w:r>
        <w:t xml:space="preserve"> </w:t>
      </w:r>
    </w:p>
    <w:p w14:paraId="25DF795D" w14:textId="1945235F" w:rsidR="00180D2E" w:rsidRDefault="00180D2E">
      <w:pPr>
        <w:rPr>
          <w:i/>
        </w:rPr>
      </w:pPr>
      <w:r>
        <w:t xml:space="preserve">A database is defined as being a </w:t>
      </w:r>
      <w:r w:rsidRPr="00180D2E">
        <w:rPr>
          <w:i/>
        </w:rPr>
        <w:t>“</w:t>
      </w:r>
      <w:r w:rsidRPr="00180D2E">
        <w:rPr>
          <w:i/>
          <w:shd w:val="clear" w:color="auto" w:fill="FFFFFF"/>
        </w:rPr>
        <w:t>collection of</w:t>
      </w:r>
      <w:r w:rsidRPr="00180D2E">
        <w:rPr>
          <w:rStyle w:val="apple-converted-space"/>
          <w:rFonts w:ascii="Helvetica" w:hAnsi="Helvetica" w:cs="Helvetica"/>
          <w:i/>
          <w:sz w:val="26"/>
          <w:szCs w:val="26"/>
          <w:shd w:val="clear" w:color="auto" w:fill="FFFFFF"/>
        </w:rPr>
        <w:t> </w:t>
      </w:r>
      <w:hyperlink r:id="rId11" w:history="1">
        <w:r w:rsidRPr="00180D2E">
          <w:rPr>
            <w:rStyle w:val="Hyperlink"/>
            <w:rFonts w:ascii="Helvetica" w:hAnsi="Helvetica" w:cs="Helvetica"/>
            <w:i/>
            <w:color w:val="auto"/>
            <w:sz w:val="26"/>
            <w:szCs w:val="26"/>
            <w:u w:val="none"/>
            <w:shd w:val="clear" w:color="auto" w:fill="FFFFFF"/>
          </w:rPr>
          <w:t>information</w:t>
        </w:r>
      </w:hyperlink>
      <w:r w:rsidRPr="00180D2E">
        <w:rPr>
          <w:rStyle w:val="apple-converted-space"/>
          <w:rFonts w:ascii="Helvetica" w:hAnsi="Helvetica" w:cs="Helvetica"/>
          <w:i/>
          <w:sz w:val="26"/>
          <w:szCs w:val="26"/>
          <w:shd w:val="clear" w:color="auto" w:fill="FFFFFF"/>
        </w:rPr>
        <w:t> </w:t>
      </w:r>
      <w:r w:rsidRPr="00180D2E">
        <w:rPr>
          <w:i/>
          <w:shd w:val="clear" w:color="auto" w:fill="FFFFFF"/>
        </w:rPr>
        <w:t>that is organized so that it can easily be accessed, managed, and updated. In one view, databases can be classified according to types of content: bibliographic, full-text, numeric, and images.”</w:t>
      </w:r>
      <w:r w:rsidRPr="00180D2E">
        <w:rPr>
          <w:i/>
        </w:rPr>
        <w:t xml:space="preserve"> </w:t>
      </w:r>
      <w:sdt>
        <w:sdtPr>
          <w:rPr>
            <w:i/>
          </w:rPr>
          <w:id w:val="-2124066920"/>
          <w:citation/>
        </w:sdtPr>
        <w:sdtContent>
          <w:r>
            <w:rPr>
              <w:i/>
            </w:rPr>
            <w:fldChar w:fldCharType="begin"/>
          </w:r>
          <w:r>
            <w:rPr>
              <w:i/>
            </w:rPr>
            <w:instrText xml:space="preserve"> CITATION Tec16 \l 2057 </w:instrText>
          </w:r>
          <w:r>
            <w:rPr>
              <w:i/>
            </w:rPr>
            <w:fldChar w:fldCharType="separate"/>
          </w:r>
          <w:r w:rsidRPr="00180D2E">
            <w:rPr>
              <w:noProof/>
            </w:rPr>
            <w:t>(TechTarget, n.d.)</w:t>
          </w:r>
          <w:r>
            <w:rPr>
              <w:i/>
            </w:rPr>
            <w:fldChar w:fldCharType="end"/>
          </w:r>
        </w:sdtContent>
      </w:sdt>
    </w:p>
    <w:p w14:paraId="5C4EC6CA" w14:textId="5C0F9408" w:rsidR="00180D2E" w:rsidRDefault="00180D2E">
      <w:r>
        <w:t>There are many different types of database systems available to store data</w:t>
      </w:r>
      <w:r w:rsidR="00D37B7E">
        <w:t>. A</w:t>
      </w:r>
      <w:r>
        <w:t xml:space="preserve"> popular method is to use</w:t>
      </w:r>
      <w:r w:rsidR="00D37B7E">
        <w:t xml:space="preserve"> a relational database system which allows the user to query or interrogate the stored data. To access the data stored within the database a relational database management system (RDBMS) is required, this example uses the popular MySQL RDBMS as it is open source and free to use.</w:t>
      </w:r>
    </w:p>
    <w:p w14:paraId="65480D08" w14:textId="77777777" w:rsidR="007E7867" w:rsidRDefault="007E7867">
      <w:r>
        <w:t>To administer</w:t>
      </w:r>
      <w:r w:rsidR="00D37B7E">
        <w:t xml:space="preserve"> </w:t>
      </w:r>
      <w:r>
        <w:t xml:space="preserve">the MySQL RDBMS, an application named phpMyAdmin is used as shown in figure 3. </w:t>
      </w:r>
    </w:p>
    <w:p w14:paraId="706D2D0A" w14:textId="77777777" w:rsidR="007E7867" w:rsidRDefault="007E7867">
      <w:pPr>
        <w:keepNext/>
      </w:pPr>
      <w:r>
        <w:rPr>
          <w:noProof/>
          <w:lang w:eastAsia="en-GB"/>
        </w:rPr>
        <w:lastRenderedPageBreak/>
        <w:drawing>
          <wp:inline distT="0" distB="0" distL="0" distR="0" wp14:anchorId="15826897" wp14:editId="7B038E9E">
            <wp:extent cx="6188710" cy="1609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1609090"/>
                    </a:xfrm>
                    <a:prstGeom prst="rect">
                      <a:avLst/>
                    </a:prstGeom>
                  </pic:spPr>
                </pic:pic>
              </a:graphicData>
            </a:graphic>
          </wp:inline>
        </w:drawing>
      </w:r>
    </w:p>
    <w:p w14:paraId="2765CFB2" w14:textId="5BCF4A2A" w:rsidR="007E7867" w:rsidRDefault="007E7867">
      <w:pPr>
        <w:pStyle w:val="Caption"/>
      </w:pPr>
      <w:r>
        <w:t xml:space="preserve">Figure </w:t>
      </w:r>
      <w:fldSimple w:instr=" SEQ Figure \* ARABIC ">
        <w:r w:rsidR="001E1F18">
          <w:rPr>
            <w:noProof/>
          </w:rPr>
          <w:t>3</w:t>
        </w:r>
      </w:fldSimple>
      <w:r>
        <w:t xml:space="preserve"> – phpMyAdmin</w:t>
      </w:r>
    </w:p>
    <w:p w14:paraId="61AF67A0" w14:textId="0C372A0E" w:rsidR="00E36203" w:rsidRDefault="007E7867">
      <w:r>
        <w:t>The use of phpMyAdmin simplifies the four basic functions of persistent data storage which are Create, Read, Update and Delete (C.R.U.D).</w:t>
      </w:r>
      <w:r w:rsidR="00E36203">
        <w:t xml:space="preserve"> Cr</w:t>
      </w:r>
      <w:r w:rsidR="00E26E16">
        <w:t>eating the database structure is</w:t>
      </w:r>
      <w:r w:rsidR="00E36203">
        <w:t xml:space="preserve"> a simple procedure using the phpMyAdmin application</w:t>
      </w:r>
      <w:del w:id="53" w:author="Weston, Gareth [2]" w:date="2017-01-06T17:30:00Z">
        <w:r w:rsidR="00E36203" w:rsidDel="00491938">
          <w:delText xml:space="preserve"> which is shown in appendix one</w:delText>
        </w:r>
      </w:del>
      <w:r w:rsidR="00E36203">
        <w:t xml:space="preserve">. </w:t>
      </w:r>
    </w:p>
    <w:p w14:paraId="5FAA5C6E" w14:textId="07EEDCCD" w:rsidR="00CD75B4" w:rsidRDefault="00E36203">
      <w:r>
        <w:t>The example shown in figure 3 shows the database structure, the design is based on the information provided in figure 2. The object busdata has been created with the corresponding attributes busid, departdate, departtime, busstop, latitude, longitude</w:t>
      </w:r>
      <w:r w:rsidR="00CD75B4">
        <w:t xml:space="preserve">, passengerIn and passengerOut. Data from the CSV file can now be input into the correct attribute and stored correctly, this preparation enables the data to be converted from csv into the database automatically with the use of a PHP script. </w:t>
      </w:r>
    </w:p>
    <w:p w14:paraId="132A516A" w14:textId="42B49B14" w:rsidR="00CD75B4" w:rsidRDefault="00CD75B4">
      <w:pPr>
        <w:pStyle w:val="Heading1"/>
        <w:jc w:val="both"/>
        <w:pPrChange w:id="54" w:author="Weston, Gareth" w:date="2017-01-06T17:39:00Z">
          <w:pPr>
            <w:pStyle w:val="Heading1"/>
          </w:pPr>
        </w:pPrChange>
      </w:pPr>
      <w:bookmarkStart w:id="55" w:name="_Toc471204357"/>
      <w:r>
        <w:t xml:space="preserve">Data </w:t>
      </w:r>
      <w:r w:rsidR="00084CB3">
        <w:t>C</w:t>
      </w:r>
      <w:r>
        <w:t>onversion</w:t>
      </w:r>
      <w:bookmarkEnd w:id="55"/>
      <w:r>
        <w:t xml:space="preserve"> </w:t>
      </w:r>
      <w:r w:rsidR="00E36203">
        <w:t xml:space="preserve">  </w:t>
      </w:r>
    </w:p>
    <w:p w14:paraId="40A779FB" w14:textId="5BF8A5FC" w:rsidR="000C35B8" w:rsidRDefault="00CD75B4">
      <w:r>
        <w:t xml:space="preserve">Entering the data created from the data logging process could take </w:t>
      </w:r>
      <w:r w:rsidR="008C68EA">
        <w:t>many</w:t>
      </w:r>
      <w:r>
        <w:t xml:space="preserve"> hours if done manually. Due to the amount of data which is logged </w:t>
      </w:r>
      <w:r w:rsidR="008C68EA">
        <w:t>daily</w:t>
      </w:r>
      <w:r>
        <w:t xml:space="preserve">, it is essential the data is converted automatically. This not only improves </w:t>
      </w:r>
      <w:r w:rsidR="000C35B8">
        <w:t xml:space="preserve">data processing speeds </w:t>
      </w:r>
      <w:r>
        <w:t xml:space="preserve">but </w:t>
      </w:r>
      <w:r w:rsidR="000C35B8">
        <w:t xml:space="preserve">also </w:t>
      </w:r>
      <w:r>
        <w:t>increases efficiency and data integrity.</w:t>
      </w:r>
    </w:p>
    <w:p w14:paraId="41F1567F" w14:textId="77777777" w:rsidR="00713224" w:rsidRDefault="000C35B8">
      <w:r>
        <w:t>The use of a Hypertext Pre-Processor (PHP) script is well suited to this</w:t>
      </w:r>
      <w:r w:rsidR="00713224">
        <w:t xml:space="preserve"> role where communication between web bases applications are needed. </w:t>
      </w:r>
    </w:p>
    <w:p w14:paraId="142D78F6" w14:textId="3B52C48B" w:rsidR="000C35B8" w:rsidRDefault="000C35B8">
      <w:pPr>
        <w:ind w:left="720"/>
        <w:rPr>
          <w:rFonts w:cs="Arial"/>
          <w:i/>
          <w:color w:val="222222"/>
          <w:sz w:val="20"/>
          <w:shd w:val="clear" w:color="auto" w:fill="FFFFFF"/>
        </w:rPr>
      </w:pPr>
      <w:r w:rsidRPr="00713224">
        <w:rPr>
          <w:i/>
          <w:sz w:val="20"/>
        </w:rPr>
        <w:t>“</w:t>
      </w:r>
      <w:r w:rsidRPr="00713224">
        <w:rPr>
          <w:rFonts w:cs="Arial"/>
          <w:bCs/>
          <w:i/>
          <w:color w:val="222222"/>
          <w:sz w:val="20"/>
          <w:shd w:val="clear" w:color="auto" w:fill="FFFFFF"/>
        </w:rPr>
        <w:t>PHP</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is a general-purpose scripting language that is especially suited to server-side web development, in which case</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PHP</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generally runs on a web server. Any</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PHP</w:t>
      </w:r>
      <w:ins w:id="56" w:author="LilyJoRose Lambert" w:date="2017-01-05T02:52:00Z">
        <w:r w:rsidR="00AC2BC4">
          <w:rPr>
            <w:rFonts w:cs="Arial"/>
            <w:bCs/>
            <w:i/>
            <w:color w:val="222222"/>
            <w:sz w:val="20"/>
            <w:shd w:val="clear" w:color="auto" w:fill="FFFFFF"/>
          </w:rPr>
          <w:t xml:space="preserve"> </w:t>
        </w:r>
      </w:ins>
      <w:r w:rsidRPr="00713224">
        <w:rPr>
          <w:rFonts w:cs="Arial"/>
          <w:i/>
          <w:color w:val="222222"/>
          <w:sz w:val="20"/>
          <w:shd w:val="clear" w:color="auto" w:fill="FFFFFF"/>
        </w:rPr>
        <w:t>code in a requested file is executed by the</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PHP</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runtime, usually to create dynamic web page content or dynamic images</w:t>
      </w:r>
      <w:r w:rsidRPr="00713224">
        <w:rPr>
          <w:rStyle w:val="apple-converted-space"/>
          <w:rFonts w:cs="Arial"/>
          <w:i/>
          <w:color w:val="222222"/>
          <w:sz w:val="20"/>
          <w:shd w:val="clear" w:color="auto" w:fill="FFFFFF"/>
        </w:rPr>
        <w:t> </w:t>
      </w:r>
      <w:r w:rsidRPr="00713224">
        <w:rPr>
          <w:rFonts w:cs="Arial"/>
          <w:bCs/>
          <w:i/>
          <w:color w:val="222222"/>
          <w:sz w:val="20"/>
          <w:shd w:val="clear" w:color="auto" w:fill="FFFFFF"/>
        </w:rPr>
        <w:t>used</w:t>
      </w:r>
      <w:r w:rsidRPr="00713224">
        <w:rPr>
          <w:rStyle w:val="apple-converted-space"/>
          <w:rFonts w:cs="Arial"/>
          <w:i/>
          <w:color w:val="222222"/>
          <w:sz w:val="20"/>
          <w:shd w:val="clear" w:color="auto" w:fill="FFFFFF"/>
        </w:rPr>
        <w:t> </w:t>
      </w:r>
      <w:r w:rsidRPr="00713224">
        <w:rPr>
          <w:rFonts w:cs="Arial"/>
          <w:i/>
          <w:color w:val="222222"/>
          <w:sz w:val="20"/>
          <w:shd w:val="clear" w:color="auto" w:fill="FFFFFF"/>
        </w:rPr>
        <w:t xml:space="preserve">on websites or elsewhere.” </w:t>
      </w:r>
      <w:sdt>
        <w:sdtPr>
          <w:rPr>
            <w:rFonts w:cs="Arial"/>
            <w:i/>
            <w:color w:val="222222"/>
            <w:sz w:val="20"/>
            <w:shd w:val="clear" w:color="auto" w:fill="FFFFFF"/>
          </w:rPr>
          <w:id w:val="-1529789191"/>
          <w:citation/>
        </w:sdtPr>
        <w:sdtContent>
          <w:r w:rsidRPr="00713224">
            <w:rPr>
              <w:rFonts w:cs="Arial"/>
              <w:i/>
              <w:color w:val="222222"/>
              <w:sz w:val="20"/>
              <w:shd w:val="clear" w:color="auto" w:fill="FFFFFF"/>
            </w:rPr>
            <w:fldChar w:fldCharType="begin"/>
          </w:r>
          <w:r w:rsidRPr="00713224">
            <w:rPr>
              <w:rFonts w:cs="Arial"/>
              <w:i/>
              <w:color w:val="222222"/>
              <w:sz w:val="20"/>
              <w:shd w:val="clear" w:color="auto" w:fill="FFFFFF"/>
            </w:rPr>
            <w:instrText xml:space="preserve"> CITATION PHP16 \l 2057 </w:instrText>
          </w:r>
          <w:r w:rsidRPr="00713224">
            <w:rPr>
              <w:rFonts w:cs="Arial"/>
              <w:i/>
              <w:color w:val="222222"/>
              <w:sz w:val="20"/>
              <w:shd w:val="clear" w:color="auto" w:fill="FFFFFF"/>
            </w:rPr>
            <w:fldChar w:fldCharType="separate"/>
          </w:r>
          <w:r w:rsidRPr="00713224">
            <w:rPr>
              <w:rFonts w:cs="Arial"/>
              <w:i/>
              <w:noProof/>
              <w:color w:val="222222"/>
              <w:sz w:val="20"/>
              <w:shd w:val="clear" w:color="auto" w:fill="FFFFFF"/>
            </w:rPr>
            <w:t>(PHP, n.d.)</w:t>
          </w:r>
          <w:r w:rsidRPr="00713224">
            <w:rPr>
              <w:rFonts w:cs="Arial"/>
              <w:i/>
              <w:color w:val="222222"/>
              <w:sz w:val="20"/>
              <w:shd w:val="clear" w:color="auto" w:fill="FFFFFF"/>
            </w:rPr>
            <w:fldChar w:fldCharType="end"/>
          </w:r>
        </w:sdtContent>
      </w:sdt>
    </w:p>
    <w:p w14:paraId="24C963D9" w14:textId="4AA36889" w:rsidR="00084CB3" w:rsidRDefault="00713224">
      <w:pPr>
        <w:rPr>
          <w:shd w:val="clear" w:color="auto" w:fill="FFFFFF"/>
        </w:rPr>
      </w:pPr>
      <w:r>
        <w:rPr>
          <w:shd w:val="clear" w:color="auto" w:fill="FFFFFF"/>
        </w:rPr>
        <w:t>An overview of the PHP script</w:t>
      </w:r>
      <w:r w:rsidR="00CC1898">
        <w:rPr>
          <w:shd w:val="clear" w:color="auto" w:fill="FFFFFF"/>
        </w:rPr>
        <w:t>s</w:t>
      </w:r>
      <w:r>
        <w:rPr>
          <w:shd w:val="clear" w:color="auto" w:fill="FFFFFF"/>
        </w:rPr>
        <w:t xml:space="preserve"> used </w:t>
      </w:r>
      <w:r w:rsidR="000A22E5">
        <w:rPr>
          <w:shd w:val="clear" w:color="auto" w:fill="FFFFFF"/>
        </w:rPr>
        <w:t xml:space="preserve">within this technical report </w:t>
      </w:r>
      <w:r>
        <w:rPr>
          <w:shd w:val="clear" w:color="auto" w:fill="FFFFFF"/>
        </w:rPr>
        <w:t xml:space="preserve">is </w:t>
      </w:r>
      <w:r w:rsidR="00084CB3">
        <w:rPr>
          <w:shd w:val="clear" w:color="auto" w:fill="FFFFFF"/>
        </w:rPr>
        <w:t>s</w:t>
      </w:r>
      <w:r w:rsidR="00523606">
        <w:rPr>
          <w:shd w:val="clear" w:color="auto" w:fill="FFFFFF"/>
        </w:rPr>
        <w:t xml:space="preserve">hown in appendix one and appendix </w:t>
      </w:r>
      <w:r w:rsidR="00DF3D0B">
        <w:rPr>
          <w:shd w:val="clear" w:color="auto" w:fill="FFFFFF"/>
        </w:rPr>
        <w:t xml:space="preserve">in </w:t>
      </w:r>
      <w:r w:rsidR="00523606">
        <w:rPr>
          <w:shd w:val="clear" w:color="auto" w:fill="FFFFFF"/>
        </w:rPr>
        <w:t>two</w:t>
      </w:r>
      <w:r w:rsidR="00084CB3">
        <w:rPr>
          <w:shd w:val="clear" w:color="auto" w:fill="FFFFFF"/>
        </w:rPr>
        <w:t>, this will give a visual representation and help the end user to understand what has been achieved.</w:t>
      </w:r>
    </w:p>
    <w:p w14:paraId="05047688" w14:textId="11803BB4" w:rsidR="00084CB3" w:rsidRDefault="00E5579C">
      <w:pPr>
        <w:pStyle w:val="Heading2"/>
      </w:pPr>
      <w:bookmarkStart w:id="57" w:name="_Toc471204358"/>
      <w:r>
        <w:lastRenderedPageBreak/>
        <w:t>CSV</w:t>
      </w:r>
      <w:r w:rsidR="00084CB3">
        <w:t xml:space="preserve"> to MySQL conversion</w:t>
      </w:r>
      <w:bookmarkEnd w:id="57"/>
    </w:p>
    <w:p w14:paraId="796D2217" w14:textId="641F019F" w:rsidR="003326DD" w:rsidRDefault="00084CB3">
      <w:r>
        <w:t>The following breakdown explains the programming statements</w:t>
      </w:r>
      <w:r w:rsidR="003326DD">
        <w:t xml:space="preserve"> used to create the </w:t>
      </w:r>
      <w:del w:id="58" w:author="Weston, Gareth [2]" w:date="2017-01-06T16:48:00Z">
        <w:r w:rsidR="003326DD" w:rsidDel="009D17D7">
          <w:delText>application which</w:delText>
        </w:r>
      </w:del>
      <w:ins w:id="59" w:author="Weston, Gareth [2]" w:date="2017-01-06T16:48:00Z">
        <w:r w:rsidR="009D17D7">
          <w:t>application, which</w:t>
        </w:r>
      </w:ins>
      <w:r w:rsidR="003326DD">
        <w:t xml:space="preserve"> converts the CSV into the MySQL database.</w:t>
      </w:r>
    </w:p>
    <w:p w14:paraId="1D5E48B6" w14:textId="77777777" w:rsidR="003326DD" w:rsidRDefault="003326DD">
      <w:pPr>
        <w:pStyle w:val="Heading3"/>
      </w:pPr>
      <w:bookmarkStart w:id="60" w:name="_Toc471204359"/>
      <w:r>
        <w:t>Stage One</w:t>
      </w:r>
      <w:bookmarkEnd w:id="60"/>
    </w:p>
    <w:p w14:paraId="2803DBF6" w14:textId="419BB72E" w:rsidR="00084CB3" w:rsidRPr="00084CB3" w:rsidRDefault="001535F3">
      <w:r>
        <w:rPr>
          <w:noProof/>
          <w:lang w:eastAsia="en-GB"/>
        </w:rPr>
        <w:drawing>
          <wp:inline distT="0" distB="0" distL="0" distR="0" wp14:anchorId="0DCF3A74" wp14:editId="0762E8BF">
            <wp:extent cx="6188710" cy="540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v-mysql-StageOne.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540385"/>
                    </a:xfrm>
                    <a:prstGeom prst="rect">
                      <a:avLst/>
                    </a:prstGeom>
                  </pic:spPr>
                </pic:pic>
              </a:graphicData>
            </a:graphic>
          </wp:inline>
        </w:drawing>
      </w:r>
      <w:r w:rsidR="00084CB3">
        <w:t xml:space="preserve"> </w:t>
      </w:r>
    </w:p>
    <w:p w14:paraId="3DAAC083" w14:textId="7B7EA872" w:rsidR="001535F3" w:rsidRDefault="001535F3">
      <w:pPr>
        <w:rPr>
          <w:shd w:val="clear" w:color="auto" w:fill="FFFFFF"/>
        </w:rPr>
      </w:pPr>
      <w:r>
        <w:rPr>
          <w:shd w:val="clear" w:color="auto" w:fill="FFFFFF"/>
        </w:rPr>
        <w:t xml:space="preserve">The variable “fileName” is assigned the text </w:t>
      </w:r>
      <w:del w:id="61" w:author="Weston, Gareth [2]" w:date="2017-01-06T16:48:00Z">
        <w:r w:rsidDel="009D17D7">
          <w:rPr>
            <w:shd w:val="clear" w:color="auto" w:fill="FFFFFF"/>
          </w:rPr>
          <w:delText>file which</w:delText>
        </w:r>
      </w:del>
      <w:ins w:id="62" w:author="Weston, Gareth [2]" w:date="2017-01-06T16:48:00Z">
        <w:r w:rsidR="009D17D7">
          <w:rPr>
            <w:shd w:val="clear" w:color="auto" w:fill="FFFFFF"/>
          </w:rPr>
          <w:t>file that</w:t>
        </w:r>
      </w:ins>
      <w:r>
        <w:rPr>
          <w:shd w:val="clear" w:color="auto" w:fill="FFFFFF"/>
        </w:rPr>
        <w:t xml:space="preserve"> is found using the specified path name from the document root. This allows the variable to be called instead of using the full path name. Variable</w:t>
      </w:r>
      <w:r w:rsidR="00C44EF8">
        <w:rPr>
          <w:shd w:val="clear" w:color="auto" w:fill="FFFFFF"/>
        </w:rPr>
        <w:t xml:space="preserve"> name “fptr” is assigned the </w:t>
      </w:r>
      <w:r w:rsidR="008C68EA">
        <w:rPr>
          <w:shd w:val="clear" w:color="auto" w:fill="FFFFFF"/>
        </w:rPr>
        <w:t>built-in</w:t>
      </w:r>
      <w:r w:rsidR="00C44EF8">
        <w:rPr>
          <w:shd w:val="clear" w:color="auto" w:fill="FFFFFF"/>
        </w:rPr>
        <w:t xml:space="preserve"> function fopen which opens the file situated at the address stored in the variable “fileName”</w:t>
      </w:r>
      <w:r w:rsidR="003E769F">
        <w:rPr>
          <w:shd w:val="clear" w:color="auto" w:fill="FFFFFF"/>
        </w:rPr>
        <w:t xml:space="preserve"> followed by “r” which states the file is to be opened in a read only state.</w:t>
      </w:r>
      <w:r w:rsidR="00C44EF8">
        <w:rPr>
          <w:shd w:val="clear" w:color="auto" w:fill="FFFFFF"/>
        </w:rPr>
        <w:t xml:space="preserve">    </w:t>
      </w:r>
      <w:r>
        <w:rPr>
          <w:shd w:val="clear" w:color="auto" w:fill="FFFFFF"/>
        </w:rPr>
        <w:t xml:space="preserve">  </w:t>
      </w:r>
    </w:p>
    <w:p w14:paraId="50676D7D" w14:textId="00DB9C1E" w:rsidR="001535F3" w:rsidRDefault="001535F3">
      <w:pPr>
        <w:ind w:left="720"/>
        <w:rPr>
          <w:i/>
          <w:sz w:val="20"/>
        </w:rPr>
      </w:pPr>
      <w:r w:rsidRPr="001535F3">
        <w:rPr>
          <w:i/>
          <w:sz w:val="20"/>
        </w:rPr>
        <w:t>“$_SERVER is an array containing information such as headers, paths, and script locations. The entries in this array are created by the web server.”</w:t>
      </w:r>
      <w:r>
        <w:rPr>
          <w:i/>
          <w:sz w:val="20"/>
        </w:rPr>
        <w:t xml:space="preserve"> </w:t>
      </w:r>
      <w:sdt>
        <w:sdtPr>
          <w:id w:val="-897048873"/>
          <w:citation/>
        </w:sdtPr>
        <w:sdtContent>
          <w:r w:rsidRPr="00C44EF8">
            <w:fldChar w:fldCharType="begin"/>
          </w:r>
          <w:r w:rsidRPr="00C44EF8">
            <w:instrText xml:space="preserve"> CITATION php16 \l 2057 </w:instrText>
          </w:r>
          <w:r w:rsidRPr="00C44EF8">
            <w:fldChar w:fldCharType="separate"/>
          </w:r>
          <w:r w:rsidRPr="00C44EF8">
            <w:t>(php.net, n.d.)</w:t>
          </w:r>
          <w:r w:rsidRPr="00C44EF8">
            <w:fldChar w:fldCharType="end"/>
          </w:r>
        </w:sdtContent>
      </w:sdt>
    </w:p>
    <w:p w14:paraId="0400E7F8" w14:textId="3FAAA883" w:rsidR="00C44EF8" w:rsidRDefault="00C44EF8">
      <w:pPr>
        <w:ind w:left="720"/>
        <w:rPr>
          <w:i/>
          <w:sz w:val="20"/>
        </w:rPr>
      </w:pPr>
      <w:r w:rsidRPr="00C44EF8">
        <w:rPr>
          <w:i/>
          <w:sz w:val="20"/>
          <w:szCs w:val="20"/>
        </w:rPr>
        <w:t>“</w:t>
      </w:r>
      <w:r w:rsidRPr="00C44EF8">
        <w:rPr>
          <w:rStyle w:val="Strong"/>
          <w:rFonts w:ascii="Helvetica" w:hAnsi="Helvetica" w:cs="Helvetica"/>
          <w:b w:val="0"/>
          <w:bCs w:val="0"/>
          <w:color w:val="333333"/>
          <w:sz w:val="20"/>
          <w:szCs w:val="20"/>
          <w:shd w:val="clear" w:color="auto" w:fill="F2F2F2"/>
        </w:rPr>
        <w:t>fopen()</w:t>
      </w:r>
      <w:r w:rsidRPr="00C44EF8">
        <w:rPr>
          <w:rStyle w:val="apple-converted-space"/>
          <w:rFonts w:ascii="Helvetica" w:hAnsi="Helvetica" w:cs="Helvetica"/>
          <w:color w:val="333333"/>
          <w:sz w:val="20"/>
          <w:szCs w:val="20"/>
          <w:shd w:val="clear" w:color="auto" w:fill="F2F2F2"/>
        </w:rPr>
        <w:t> </w:t>
      </w:r>
      <w:r w:rsidRPr="00C44EF8">
        <w:rPr>
          <w:rFonts w:ascii="Helvetica" w:hAnsi="Helvetica" w:cs="Helvetica"/>
          <w:color w:val="333333"/>
          <w:sz w:val="20"/>
          <w:szCs w:val="20"/>
          <w:shd w:val="clear" w:color="auto" w:fill="F2F2F2"/>
        </w:rPr>
        <w:t>binds a named resource, specified by</w:t>
      </w:r>
      <w:r w:rsidRPr="00C44EF8">
        <w:rPr>
          <w:rStyle w:val="apple-converted-space"/>
          <w:rFonts w:ascii="Helvetica" w:hAnsi="Helvetica" w:cs="Helvetica"/>
          <w:color w:val="333333"/>
          <w:sz w:val="20"/>
          <w:szCs w:val="20"/>
          <w:shd w:val="clear" w:color="auto" w:fill="F2F2F2"/>
        </w:rPr>
        <w:t> </w:t>
      </w:r>
      <w:r w:rsidRPr="00C44EF8">
        <w:rPr>
          <w:rStyle w:val="HTMLCode"/>
          <w:rFonts w:eastAsiaTheme="minorHAnsi"/>
          <w:b/>
          <w:bCs/>
          <w:color w:val="336699"/>
          <w:shd w:val="clear" w:color="auto" w:fill="F2F2F2"/>
        </w:rPr>
        <w:t>filename</w:t>
      </w:r>
      <w:r w:rsidRPr="00C44EF8">
        <w:rPr>
          <w:rFonts w:ascii="Helvetica" w:hAnsi="Helvetica" w:cs="Helvetica"/>
          <w:color w:val="333333"/>
          <w:sz w:val="20"/>
          <w:szCs w:val="20"/>
          <w:shd w:val="clear" w:color="auto" w:fill="F2F2F2"/>
        </w:rPr>
        <w:t>, to a stream.”</w:t>
      </w:r>
      <w:r w:rsidRPr="00C44EF8">
        <w:rPr>
          <w:rFonts w:ascii="Helvetica" w:hAnsi="Helvetica" w:cs="Helvetica"/>
          <w:color w:val="333333"/>
          <w:sz w:val="22"/>
          <w:shd w:val="clear" w:color="auto" w:fill="F2F2F2"/>
        </w:rPr>
        <w:t xml:space="preserve"> </w:t>
      </w:r>
      <w:sdt>
        <w:sdtPr>
          <w:rPr>
            <w:rFonts w:ascii="Helvetica" w:hAnsi="Helvetica" w:cs="Helvetica"/>
            <w:color w:val="333333"/>
            <w:shd w:val="clear" w:color="auto" w:fill="F2F2F2"/>
          </w:rPr>
          <w:id w:val="-974219701"/>
          <w:citation/>
        </w:sdtPr>
        <w:sdtContent>
          <w:r>
            <w:rPr>
              <w:rFonts w:ascii="Helvetica" w:hAnsi="Helvetica" w:cs="Helvetica"/>
              <w:color w:val="333333"/>
              <w:shd w:val="clear" w:color="auto" w:fill="F2F2F2"/>
            </w:rPr>
            <w:fldChar w:fldCharType="begin"/>
          </w:r>
          <w:r>
            <w:rPr>
              <w:rFonts w:ascii="Helvetica" w:hAnsi="Helvetica" w:cs="Helvetica"/>
              <w:color w:val="333333"/>
              <w:shd w:val="clear" w:color="auto" w:fill="F2F2F2"/>
            </w:rPr>
            <w:instrText xml:space="preserve"> CITATION php161 \l 2057 </w:instrText>
          </w:r>
          <w:r>
            <w:rPr>
              <w:rFonts w:ascii="Helvetica" w:hAnsi="Helvetica" w:cs="Helvetica"/>
              <w:color w:val="333333"/>
              <w:shd w:val="clear" w:color="auto" w:fill="F2F2F2"/>
            </w:rPr>
            <w:fldChar w:fldCharType="separate"/>
          </w:r>
          <w:r w:rsidRPr="00C44EF8">
            <w:rPr>
              <w:rFonts w:ascii="Helvetica" w:hAnsi="Helvetica" w:cs="Helvetica"/>
              <w:noProof/>
              <w:color w:val="333333"/>
              <w:shd w:val="clear" w:color="auto" w:fill="F2F2F2"/>
            </w:rPr>
            <w:t>(php.net, n.d.)</w:t>
          </w:r>
          <w:r>
            <w:rPr>
              <w:rFonts w:ascii="Helvetica" w:hAnsi="Helvetica" w:cs="Helvetica"/>
              <w:color w:val="333333"/>
              <w:shd w:val="clear" w:color="auto" w:fill="F2F2F2"/>
            </w:rPr>
            <w:fldChar w:fldCharType="end"/>
          </w:r>
        </w:sdtContent>
      </w:sdt>
    </w:p>
    <w:p w14:paraId="1EE2818E" w14:textId="3A732CFD" w:rsidR="001535F3" w:rsidRDefault="001535F3">
      <w:pPr>
        <w:pStyle w:val="Heading3"/>
      </w:pPr>
      <w:bookmarkStart w:id="63" w:name="_Toc471204360"/>
      <w:r>
        <w:t>Stage Two</w:t>
      </w:r>
      <w:bookmarkEnd w:id="63"/>
    </w:p>
    <w:p w14:paraId="6F91AE4A" w14:textId="4B8F1D17" w:rsidR="00C44EF8" w:rsidRPr="00C44EF8" w:rsidRDefault="003E769F">
      <w:r>
        <w:rPr>
          <w:noProof/>
          <w:lang w:eastAsia="en-GB"/>
        </w:rPr>
        <w:drawing>
          <wp:inline distT="0" distB="0" distL="0" distR="0" wp14:anchorId="4C5BE813" wp14:editId="5FE880D4">
            <wp:extent cx="5931205" cy="1752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v-mysql-StageTwo.PNG"/>
                    <pic:cNvPicPr/>
                  </pic:nvPicPr>
                  <pic:blipFill>
                    <a:blip r:embed="rId14">
                      <a:extLst>
                        <a:ext uri="{28A0092B-C50C-407E-A947-70E740481C1C}">
                          <a14:useLocalDpi xmlns:a14="http://schemas.microsoft.com/office/drawing/2010/main" val="0"/>
                        </a:ext>
                      </a:extLst>
                    </a:blip>
                    <a:stretch>
                      <a:fillRect/>
                    </a:stretch>
                  </pic:blipFill>
                  <pic:spPr>
                    <a:xfrm>
                      <a:off x="0" y="0"/>
                      <a:ext cx="5931205" cy="1752690"/>
                    </a:xfrm>
                    <a:prstGeom prst="rect">
                      <a:avLst/>
                    </a:prstGeom>
                  </pic:spPr>
                </pic:pic>
              </a:graphicData>
            </a:graphic>
          </wp:inline>
        </w:drawing>
      </w:r>
    </w:p>
    <w:p w14:paraId="4ADDBBAC" w14:textId="2885539B" w:rsidR="00815B23" w:rsidRDefault="003E769F">
      <w:r>
        <w:t xml:space="preserve">Stage two describes the connection method to the database, using the object orientated programming method. Each variable is assigned a </w:t>
      </w:r>
      <w:del w:id="64" w:author="Weston, Gareth [2]" w:date="2017-01-06T16:49:00Z">
        <w:r w:rsidDel="009D17D7">
          <w:delText>value which</w:delText>
        </w:r>
      </w:del>
      <w:ins w:id="65" w:author="Weston, Gareth [2]" w:date="2017-01-06T16:49:00Z">
        <w:r w:rsidR="009D17D7">
          <w:t>value, which</w:t>
        </w:r>
      </w:ins>
      <w:r>
        <w:t xml:space="preserve"> is called within the</w:t>
      </w:r>
      <w:r w:rsidR="00815B23">
        <w:t xml:space="preserve"> “conn”</w:t>
      </w:r>
      <w:r>
        <w:t xml:space="preserve"> object. </w:t>
      </w:r>
      <w:r w:rsidR="00815B23">
        <w:t xml:space="preserve">A conditional statement is used to check if the connection was successful or not returning a “cannot connect” error message if the connection fails.   </w:t>
      </w:r>
    </w:p>
    <w:p w14:paraId="500B4CED" w14:textId="3B8AD4BD" w:rsidR="001535F3" w:rsidRPr="00815B23" w:rsidRDefault="00815B23">
      <w:r>
        <w:tab/>
      </w:r>
      <w:r w:rsidRPr="00815B23">
        <w:rPr>
          <w:sz w:val="20"/>
        </w:rPr>
        <w:t>“Error is the base class for all internal PHP errors”</w:t>
      </w:r>
      <w:r>
        <w:rPr>
          <w:sz w:val="20"/>
        </w:rPr>
        <w:t xml:space="preserve">  </w:t>
      </w:r>
      <w:sdt>
        <w:sdtPr>
          <w:rPr>
            <w:sz w:val="20"/>
          </w:rPr>
          <w:id w:val="-93484741"/>
          <w:citation/>
        </w:sdtPr>
        <w:sdtContent>
          <w:r>
            <w:rPr>
              <w:sz w:val="20"/>
            </w:rPr>
            <w:fldChar w:fldCharType="begin"/>
          </w:r>
          <w:r>
            <w:rPr>
              <w:sz w:val="20"/>
            </w:rPr>
            <w:instrText xml:space="preserve"> CITATION php162 \l 2057 </w:instrText>
          </w:r>
          <w:r>
            <w:rPr>
              <w:sz w:val="20"/>
            </w:rPr>
            <w:fldChar w:fldCharType="separate"/>
          </w:r>
          <w:r w:rsidRPr="00815B23">
            <w:rPr>
              <w:noProof/>
              <w:sz w:val="20"/>
            </w:rPr>
            <w:t>(php.net, n.d.)</w:t>
          </w:r>
          <w:r>
            <w:rPr>
              <w:sz w:val="20"/>
            </w:rPr>
            <w:fldChar w:fldCharType="end"/>
          </w:r>
        </w:sdtContent>
      </w:sdt>
      <w:r w:rsidRPr="00815B23">
        <w:rPr>
          <w:sz w:val="20"/>
        </w:rPr>
        <w:t xml:space="preserve"> </w:t>
      </w:r>
      <w:r w:rsidR="003E769F" w:rsidRPr="00815B23">
        <w:rPr>
          <w:sz w:val="20"/>
        </w:rPr>
        <w:t xml:space="preserve">   </w:t>
      </w:r>
    </w:p>
    <w:p w14:paraId="5CAED8D6" w14:textId="7BCA6BCB" w:rsidR="00D37B7E" w:rsidRDefault="007E7867">
      <w:pPr>
        <w:pStyle w:val="Heading3"/>
      </w:pPr>
      <w:r>
        <w:lastRenderedPageBreak/>
        <w:t xml:space="preserve"> </w:t>
      </w:r>
      <w:bookmarkStart w:id="66" w:name="_Toc471204361"/>
      <w:r w:rsidR="00815B23">
        <w:t>Stage Three</w:t>
      </w:r>
      <w:bookmarkEnd w:id="66"/>
    </w:p>
    <w:p w14:paraId="1F9638D1" w14:textId="47CB2846" w:rsidR="00815B23" w:rsidRDefault="00815B23">
      <w:r>
        <w:rPr>
          <w:noProof/>
          <w:lang w:eastAsia="en-GB"/>
        </w:rPr>
        <w:drawing>
          <wp:inline distT="0" distB="0" distL="0" distR="0" wp14:anchorId="57D4F3CC" wp14:editId="285B749A">
            <wp:extent cx="6188710" cy="2103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v-mysql-StageThree.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103120"/>
                    </a:xfrm>
                    <a:prstGeom prst="rect">
                      <a:avLst/>
                    </a:prstGeom>
                  </pic:spPr>
                </pic:pic>
              </a:graphicData>
            </a:graphic>
          </wp:inline>
        </w:drawing>
      </w:r>
    </w:p>
    <w:p w14:paraId="0AE26D01" w14:textId="704A76B8" w:rsidR="00B60647" w:rsidRDefault="00815B23">
      <w:r>
        <w:t>Stage three is an iteration condition which continues to perform the actions until the condition is met. The “While” statement is ch</w:t>
      </w:r>
      <w:r w:rsidR="004A7927">
        <w:t xml:space="preserve">ecking against the condition of </w:t>
      </w:r>
      <w:r w:rsidR="00B24BCB">
        <w:t xml:space="preserve">not </w:t>
      </w:r>
      <w:r>
        <w:t>“feof”</w:t>
      </w:r>
      <w:r w:rsidR="00B24BCB">
        <w:t xml:space="preserve"> which is a </w:t>
      </w:r>
      <w:r w:rsidR="00B60647">
        <w:t>built-in</w:t>
      </w:r>
      <w:r w:rsidR="00B24BCB">
        <w:t xml:space="preserve"> function </w:t>
      </w:r>
      <w:r w:rsidR="004A7927">
        <w:t xml:space="preserve">looking for the end of file </w:t>
      </w:r>
      <w:r w:rsidR="00B60647">
        <w:t xml:space="preserve">pointer, </w:t>
      </w:r>
      <w:r w:rsidR="00CC5AF3">
        <w:t>“</w:t>
      </w:r>
      <w:r w:rsidR="00B60647">
        <w:t>$fptr</w:t>
      </w:r>
      <w:r w:rsidR="00CC5AF3">
        <w:t>”</w:t>
      </w:r>
      <w:r w:rsidR="00B60647">
        <w:t xml:space="preserve"> is called which opens the requested file for the i</w:t>
      </w:r>
      <w:r w:rsidR="00CC0B01">
        <w:t>teration statement to check.</w:t>
      </w:r>
    </w:p>
    <w:p w14:paraId="42E980F6" w14:textId="426126D3" w:rsidR="00CC5AF3" w:rsidRDefault="00CC5AF3">
      <w:r>
        <w:rPr>
          <w:noProof/>
          <w:lang w:eastAsia="en-GB"/>
        </w:rPr>
        <w:drawing>
          <wp:inline distT="0" distB="0" distL="0" distR="0" wp14:anchorId="241B4B5D" wp14:editId="709667EA">
            <wp:extent cx="6188710" cy="1437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v-mysql-StageThree1.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1437005"/>
                    </a:xfrm>
                    <a:prstGeom prst="rect">
                      <a:avLst/>
                    </a:prstGeom>
                  </pic:spPr>
                </pic:pic>
              </a:graphicData>
            </a:graphic>
          </wp:inline>
        </w:drawing>
      </w:r>
    </w:p>
    <w:p w14:paraId="5E746DA2" w14:textId="0BE54B04" w:rsidR="00CC5AF3" w:rsidRDefault="00CC5AF3">
      <w:r>
        <w:t xml:space="preserve">Once inside the iteration statement the variable named “$array” creates an </w:t>
      </w:r>
      <w:r w:rsidR="002E7115">
        <w:t xml:space="preserve">associative </w:t>
      </w:r>
      <w:r>
        <w:t>array which is used to store the data from the CSV file. The built-in function “fgetcsv”</w:t>
      </w:r>
      <w:r w:rsidR="002E7115">
        <w:t xml:space="preserve"> pulls the comma separated values from the “$fptr” file and adds them line by line to the associative array. </w:t>
      </w:r>
    </w:p>
    <w:p w14:paraId="1B67FBE4" w14:textId="0CE22EB2" w:rsidR="000B5C6C" w:rsidRDefault="00CC5AF3">
      <w:r w:rsidRPr="00CC5AF3">
        <w:rPr>
          <w:sz w:val="20"/>
        </w:rPr>
        <w:tab/>
      </w:r>
      <w:r w:rsidRPr="00CC5AF3">
        <w:t>“fgetcsv — Gets line from file pointer and parse for CSV fields”</w:t>
      </w:r>
      <w:r>
        <w:t xml:space="preserve"> </w:t>
      </w:r>
      <w:sdt>
        <w:sdtPr>
          <w:id w:val="950895580"/>
          <w:citation/>
        </w:sdtPr>
        <w:sdtContent>
          <w:r>
            <w:fldChar w:fldCharType="begin"/>
          </w:r>
          <w:r>
            <w:instrText xml:space="preserve"> CITATION php163 \l 2057 </w:instrText>
          </w:r>
          <w:r>
            <w:fldChar w:fldCharType="separate"/>
          </w:r>
          <w:r w:rsidRPr="00CC5AF3">
            <w:rPr>
              <w:noProof/>
            </w:rPr>
            <w:t>(php.net, n.d.)</w:t>
          </w:r>
          <w:r>
            <w:fldChar w:fldCharType="end"/>
          </w:r>
        </w:sdtContent>
      </w:sdt>
    </w:p>
    <w:p w14:paraId="539490BD" w14:textId="152D9E5F" w:rsidR="00CC5AF3" w:rsidRPr="00E5579C" w:rsidRDefault="00CC0B01">
      <w:r>
        <w:t xml:space="preserve">The following variable $sql pushes the data from the array into the busdata database. Using an SQL INSERT </w:t>
      </w:r>
      <w:del w:id="67" w:author="LilyJoRose Lambert" w:date="2017-01-05T10:11:00Z">
        <w:r w:rsidDel="007C73CF">
          <w:delText>command</w:delText>
        </w:r>
      </w:del>
      <w:ins w:id="68" w:author="LilyJoRose Lambert" w:date="2017-01-05T10:11:00Z">
        <w:r w:rsidR="007C73CF">
          <w:t>command,</w:t>
        </w:r>
      </w:ins>
      <w:r>
        <w:t xml:space="preserve"> the data from the associative array is to be input into the corresponding attribute within the database. A final check is run at</w:t>
      </w:r>
      <w:r w:rsidR="00E5579C">
        <w:t xml:space="preserve"> the end of the </w:t>
      </w:r>
      <w:ins w:id="69" w:author="LilyJoRose Lambert" w:date="2017-01-05T10:11:00Z">
        <w:r w:rsidR="003D1160">
          <w:t>‘</w:t>
        </w:r>
      </w:ins>
      <w:r w:rsidR="00E5579C">
        <w:t>while</w:t>
      </w:r>
      <w:ins w:id="70" w:author="LilyJoRose Lambert" w:date="2017-01-05T10:11:00Z">
        <w:r w:rsidR="003D1160">
          <w:t>’</w:t>
        </w:r>
      </w:ins>
      <w:r w:rsidR="00E5579C">
        <w:t xml:space="preserve"> iteration to check if the data within the associative array has been entered successfully into the database. The “Thank You, your details have been added to the Database” message is displayed when each record is entered. If the record fails </w:t>
      </w:r>
      <w:ins w:id="71" w:author="LilyJoRose Lambert" w:date="2017-01-05T10:12:00Z">
        <w:r w:rsidR="003D1160">
          <w:t>to ….</w:t>
        </w:r>
      </w:ins>
      <w:del w:id="72" w:author="LilyJoRose Lambert" w:date="2017-01-05T10:12:00Z">
        <w:r w:rsidR="00E5579C" w:rsidDel="003D1160">
          <w:delText>and</w:delText>
        </w:r>
      </w:del>
      <w:r w:rsidR="00E5579C">
        <w:t xml:space="preserve"> </w:t>
      </w:r>
      <w:ins w:id="73" w:author="LilyJoRose Lambert" w:date="2017-01-05T10:11:00Z">
        <w:r w:rsidR="003D1160">
          <w:t xml:space="preserve">then an </w:t>
        </w:r>
      </w:ins>
      <w:r w:rsidR="00E5579C">
        <w:t xml:space="preserve">error message is produced.  </w:t>
      </w:r>
      <w:r>
        <w:t xml:space="preserve">  </w:t>
      </w:r>
    </w:p>
    <w:p w14:paraId="03BDD1B1" w14:textId="00D7A88E" w:rsidR="00CC5AF3" w:rsidRPr="006D0E34" w:rsidRDefault="00E5579C">
      <w:pPr>
        <w:pStyle w:val="Heading2"/>
        <w:ind w:left="436" w:hanging="360"/>
      </w:pPr>
      <w:bookmarkStart w:id="74" w:name="_Toc471204362"/>
      <w:r w:rsidRPr="006D0E34">
        <w:lastRenderedPageBreak/>
        <w:t>MySQL to JSON Conversion</w:t>
      </w:r>
      <w:bookmarkEnd w:id="74"/>
    </w:p>
    <w:p w14:paraId="6C6A10D9" w14:textId="7F45638D" w:rsidR="00E5579C" w:rsidRDefault="00CC1898">
      <w:r>
        <w:t>The second step to the process is to convert the data stored within the MySQL database into JavaScript Object Notation (JSON) format.</w:t>
      </w:r>
    </w:p>
    <w:p w14:paraId="3E609884" w14:textId="77777777" w:rsidR="00CC1898" w:rsidRDefault="00CC1898">
      <w:pPr>
        <w:rPr>
          <w:shd w:val="clear" w:color="auto" w:fill="FFFFFF"/>
        </w:rPr>
      </w:pPr>
      <w:r>
        <w:tab/>
        <w:t>“</w:t>
      </w:r>
      <w:r w:rsidRPr="00CC1898">
        <w:rPr>
          <w:bCs/>
          <w:shd w:val="clear" w:color="auto" w:fill="FFFFFF"/>
        </w:rPr>
        <w:t>JSON</w:t>
      </w:r>
      <w:r w:rsidRPr="00CC1898">
        <w:rPr>
          <w:rStyle w:val="apple-converted-space"/>
          <w:rFonts w:cs="Arial"/>
          <w:i/>
          <w:color w:val="222222"/>
          <w:sz w:val="22"/>
          <w:shd w:val="clear" w:color="auto" w:fill="FFFFFF"/>
        </w:rPr>
        <w:t> </w:t>
      </w:r>
      <w:r w:rsidRPr="00CC1898">
        <w:rPr>
          <w:shd w:val="clear" w:color="auto" w:fill="FFFFFF"/>
        </w:rPr>
        <w:t>(JavaScript Object Notation) is a lightweight data-interchange format. It is easy for humans to read and write. It is easy for machines to parse and generate. It is based on a subset of the JavaScript Programming Language, Standard ECMA-262 3rd Edition - December 1999.</w:t>
      </w:r>
      <w:r>
        <w:rPr>
          <w:shd w:val="clear" w:color="auto" w:fill="FFFFFF"/>
        </w:rPr>
        <w:t xml:space="preserve">” </w:t>
      </w:r>
      <w:sdt>
        <w:sdtPr>
          <w:rPr>
            <w:shd w:val="clear" w:color="auto" w:fill="FFFFFF"/>
          </w:rPr>
          <w:id w:val="463473797"/>
          <w:citation/>
        </w:sdtPr>
        <w:sdtContent>
          <w:r>
            <w:rPr>
              <w:shd w:val="clear" w:color="auto" w:fill="FFFFFF"/>
            </w:rPr>
            <w:fldChar w:fldCharType="begin"/>
          </w:r>
          <w:r>
            <w:rPr>
              <w:shd w:val="clear" w:color="auto" w:fill="FFFFFF"/>
            </w:rPr>
            <w:instrText xml:space="preserve"> CITATION jso16 \l 2057 </w:instrText>
          </w:r>
          <w:r>
            <w:rPr>
              <w:shd w:val="clear" w:color="auto" w:fill="FFFFFF"/>
            </w:rPr>
            <w:fldChar w:fldCharType="separate"/>
          </w:r>
          <w:r w:rsidRPr="00CC1898">
            <w:rPr>
              <w:noProof/>
              <w:shd w:val="clear" w:color="auto" w:fill="FFFFFF"/>
            </w:rPr>
            <w:t>(json.org, n.d.)</w:t>
          </w:r>
          <w:r>
            <w:rPr>
              <w:shd w:val="clear" w:color="auto" w:fill="FFFFFF"/>
            </w:rPr>
            <w:fldChar w:fldCharType="end"/>
          </w:r>
        </w:sdtContent>
      </w:sdt>
    </w:p>
    <w:p w14:paraId="5A591536" w14:textId="3767D2A1" w:rsidR="00CC1898" w:rsidRDefault="00CC1898">
      <w:pPr>
        <w:rPr>
          <w:shd w:val="clear" w:color="auto" w:fill="FFFFFF"/>
        </w:rPr>
      </w:pPr>
      <w:r>
        <w:rPr>
          <w:shd w:val="clear" w:color="auto" w:fill="FFFFFF"/>
        </w:rPr>
        <w:t>This process is completed to enable the data to be processed</w:t>
      </w:r>
      <w:r w:rsidR="00C36844">
        <w:rPr>
          <w:shd w:val="clear" w:color="auto" w:fill="FFFFFF"/>
        </w:rPr>
        <w:t xml:space="preserve"> and consumed</w:t>
      </w:r>
      <w:r>
        <w:rPr>
          <w:shd w:val="clear" w:color="auto" w:fill="FFFFFF"/>
        </w:rPr>
        <w:t xml:space="preserve"> by a third-party application</w:t>
      </w:r>
      <w:r w:rsidR="00C36844">
        <w:rPr>
          <w:shd w:val="clear" w:color="auto" w:fill="FFFFFF"/>
        </w:rPr>
        <w:t xml:space="preserve"> giving visually appealing results</w:t>
      </w:r>
      <w:r>
        <w:rPr>
          <w:shd w:val="clear" w:color="auto" w:fill="FFFFFF"/>
        </w:rPr>
        <w:t>.</w:t>
      </w:r>
    </w:p>
    <w:p w14:paraId="2508423B" w14:textId="52413706" w:rsidR="00C36844" w:rsidRDefault="00C36844">
      <w:pPr>
        <w:pStyle w:val="Heading3"/>
        <w:rPr>
          <w:shd w:val="clear" w:color="auto" w:fill="FFFFFF"/>
        </w:rPr>
      </w:pPr>
      <w:bookmarkStart w:id="75" w:name="_Toc471204363"/>
      <w:r>
        <w:rPr>
          <w:shd w:val="clear" w:color="auto" w:fill="FFFFFF"/>
        </w:rPr>
        <w:t>Stage One</w:t>
      </w:r>
      <w:bookmarkEnd w:id="75"/>
    </w:p>
    <w:p w14:paraId="2AE8BB52" w14:textId="1B4793D6" w:rsidR="00C36844" w:rsidRDefault="00C36844">
      <w:r>
        <w:rPr>
          <w:noProof/>
          <w:lang w:eastAsia="en-GB"/>
        </w:rPr>
        <w:drawing>
          <wp:inline distT="0" distB="0" distL="0" distR="0" wp14:anchorId="344FF715" wp14:editId="20B9C6B1">
            <wp:extent cx="6188710" cy="18580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QL-JSON StageOne.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1858010"/>
                    </a:xfrm>
                    <a:prstGeom prst="rect">
                      <a:avLst/>
                    </a:prstGeom>
                  </pic:spPr>
                </pic:pic>
              </a:graphicData>
            </a:graphic>
          </wp:inline>
        </w:drawing>
      </w:r>
    </w:p>
    <w:p w14:paraId="00FEB0AA" w14:textId="3DF15B2F" w:rsidR="00C36844" w:rsidRDefault="00C36844">
      <w:r>
        <w:t xml:space="preserve">A connection to the database is created, this is identical to the method used within the CSV to MySQL conversion. </w:t>
      </w:r>
    </w:p>
    <w:p w14:paraId="6F43E54D" w14:textId="6DF96CD9" w:rsidR="00C36844" w:rsidRDefault="00C36844">
      <w:pPr>
        <w:pStyle w:val="Heading3"/>
      </w:pPr>
      <w:bookmarkStart w:id="76" w:name="_Toc471204364"/>
      <w:r>
        <w:t>Stage Two</w:t>
      </w:r>
      <w:bookmarkEnd w:id="76"/>
    </w:p>
    <w:p w14:paraId="14D1B8CC" w14:textId="60D5F348" w:rsidR="00C36844" w:rsidRDefault="00C36844">
      <w:r>
        <w:rPr>
          <w:noProof/>
          <w:lang w:eastAsia="en-GB"/>
        </w:rPr>
        <w:drawing>
          <wp:inline distT="0" distB="0" distL="0" distR="0" wp14:anchorId="40E8B456" wp14:editId="0D0D2775">
            <wp:extent cx="6188710" cy="789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SQL-JSON StageTwo.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789305"/>
                    </a:xfrm>
                    <a:prstGeom prst="rect">
                      <a:avLst/>
                    </a:prstGeom>
                  </pic:spPr>
                </pic:pic>
              </a:graphicData>
            </a:graphic>
          </wp:inline>
        </w:drawing>
      </w:r>
    </w:p>
    <w:p w14:paraId="2D62180F" w14:textId="2BC87DBE" w:rsidR="002E0C83" w:rsidRDefault="00C36844">
      <w:r>
        <w:t>Using a variable named “$query” an SQL statement is formed to retrieve the data from the database. The example shows the SELECT statement has been used to select all the fields from the busdata database. The “$result” variable stores the query results</w:t>
      </w:r>
      <w:r w:rsidR="002E0C83">
        <w:t xml:space="preserve">, a conditional check is also performed to check if the query was successful, if it </w:t>
      </w:r>
      <w:del w:id="77" w:author="Weston, Gareth [2]" w:date="2017-01-06T16:49:00Z">
        <w:r w:rsidR="002E0C83" w:rsidDel="009D17D7">
          <w:delText>wasn’t</w:delText>
        </w:r>
      </w:del>
      <w:ins w:id="78" w:author="Weston, Gareth [2]" w:date="2017-01-06T16:49:00Z">
        <w:r w:rsidR="009D17D7">
          <w:t>was not</w:t>
        </w:r>
      </w:ins>
      <w:r w:rsidR="002E0C83">
        <w:t xml:space="preserve"> an error message is displayed.</w:t>
      </w:r>
    </w:p>
    <w:p w14:paraId="25102AA4" w14:textId="13AB3F79" w:rsidR="002E0C83" w:rsidRDefault="002E0C83">
      <w:pPr>
        <w:pStyle w:val="Heading3"/>
      </w:pPr>
      <w:bookmarkStart w:id="79" w:name="_Toc471204365"/>
      <w:r>
        <w:lastRenderedPageBreak/>
        <w:t>Stage Three</w:t>
      </w:r>
      <w:bookmarkEnd w:id="79"/>
    </w:p>
    <w:p w14:paraId="219D3F53" w14:textId="77777777" w:rsidR="00B356DF" w:rsidRDefault="00B356DF">
      <w:r>
        <w:rPr>
          <w:noProof/>
          <w:lang w:eastAsia="en-GB"/>
        </w:rPr>
        <w:drawing>
          <wp:inline distT="0" distB="0" distL="0" distR="0" wp14:anchorId="3F6D8257" wp14:editId="672E2636">
            <wp:extent cx="4426177" cy="97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SQL-JSON StageThree.PNG"/>
                    <pic:cNvPicPr/>
                  </pic:nvPicPr>
                  <pic:blipFill>
                    <a:blip r:embed="rId19">
                      <a:extLst>
                        <a:ext uri="{28A0092B-C50C-407E-A947-70E740481C1C}">
                          <a14:useLocalDpi xmlns:a14="http://schemas.microsoft.com/office/drawing/2010/main" val="0"/>
                        </a:ext>
                      </a:extLst>
                    </a:blip>
                    <a:stretch>
                      <a:fillRect/>
                    </a:stretch>
                  </pic:blipFill>
                  <pic:spPr>
                    <a:xfrm>
                      <a:off x="0" y="0"/>
                      <a:ext cx="4426177" cy="977950"/>
                    </a:xfrm>
                    <a:prstGeom prst="rect">
                      <a:avLst/>
                    </a:prstGeom>
                  </pic:spPr>
                </pic:pic>
              </a:graphicData>
            </a:graphic>
          </wp:inline>
        </w:drawing>
      </w:r>
    </w:p>
    <w:p w14:paraId="7A62C14D" w14:textId="47A99E02" w:rsidR="00B356DF" w:rsidRDefault="002E0C83">
      <w:r>
        <w:t>The resulting query is</w:t>
      </w:r>
      <w:r w:rsidR="00B356DF">
        <w:t xml:space="preserve"> passed to an associative array which is created using the same method shown previously</w:t>
      </w:r>
      <w:ins w:id="80" w:author="LilyJoRose Lambert" w:date="2017-01-05T10:14:00Z">
        <w:r w:rsidR="003D1160">
          <w:t>, a</w:t>
        </w:r>
      </w:ins>
      <w:del w:id="81" w:author="LilyJoRose Lambert" w:date="2017-01-05T10:13:00Z">
        <w:r w:rsidR="00B356DF" w:rsidDel="003D1160">
          <w:delText xml:space="preserve">. </w:delText>
        </w:r>
        <w:r w:rsidR="000C7D5D" w:rsidDel="003D1160">
          <w:delText>A</w:delText>
        </w:r>
      </w:del>
      <w:r w:rsidR="000C7D5D">
        <w:t>gain,</w:t>
      </w:r>
      <w:r w:rsidR="00B356DF">
        <w:t xml:space="preserve"> an iteration </w:t>
      </w:r>
      <w:del w:id="82" w:author="Weston, Gareth [2]" w:date="2017-01-06T16:35:00Z">
        <w:r w:rsidR="00B356DF" w:rsidDel="008013AA">
          <w:delText xml:space="preserve">conditional </w:delText>
        </w:r>
      </w:del>
      <w:r w:rsidR="00B356DF">
        <w:t>statement is used to loop through each record testing if there is a</w:t>
      </w:r>
      <w:r w:rsidR="000C7D5D">
        <w:t>n array of</w:t>
      </w:r>
      <w:r w:rsidR="00B356DF">
        <w:t xml:space="preserve"> value</w:t>
      </w:r>
      <w:r w:rsidR="000C7D5D">
        <w:t xml:space="preserve">s from the SQL query which was previously performed. </w:t>
      </w:r>
      <w:ins w:id="83" w:author="LilyJoRose Lambert" w:date="2017-01-05T10:14:00Z">
        <w:r w:rsidR="003D1160">
          <w:t xml:space="preserve"> </w:t>
        </w:r>
      </w:ins>
      <w:r w:rsidR="000C7D5D">
        <w:t>Each row is fetched in turn and stored as a record in the “$data” associative array using the</w:t>
      </w:r>
      <w:r w:rsidR="00B356DF">
        <w:t xml:space="preserve"> PHP function MYSQLI_ASSOC. </w:t>
      </w:r>
    </w:p>
    <w:p w14:paraId="52A49670" w14:textId="50F7C72D" w:rsidR="002E0C83" w:rsidRDefault="00B356DF">
      <w:pPr>
        <w:ind w:left="720"/>
        <w:rPr>
          <w:sz w:val="22"/>
        </w:rPr>
      </w:pPr>
      <w:r w:rsidRPr="0073294F">
        <w:rPr>
          <w:i/>
          <w:sz w:val="22"/>
        </w:rPr>
        <w:t>“mysqli_result::fetch_array -- mysqli_fetch_array — Fetch a result row as an associative, a numeric array, or both</w:t>
      </w:r>
      <w:r w:rsidR="0073294F" w:rsidRPr="0073294F">
        <w:rPr>
          <w:i/>
          <w:sz w:val="22"/>
        </w:rPr>
        <w:t>“</w:t>
      </w:r>
      <w:r w:rsidR="0073294F" w:rsidRPr="0073294F">
        <w:rPr>
          <w:sz w:val="20"/>
        </w:rPr>
        <w:t xml:space="preserve"> </w:t>
      </w:r>
      <w:sdt>
        <w:sdtPr>
          <w:rPr>
            <w:sz w:val="22"/>
          </w:rPr>
          <w:id w:val="-219752600"/>
          <w:citation/>
        </w:sdtPr>
        <w:sdtContent>
          <w:r w:rsidR="0073294F">
            <w:rPr>
              <w:sz w:val="22"/>
            </w:rPr>
            <w:fldChar w:fldCharType="begin"/>
          </w:r>
          <w:r w:rsidR="0073294F">
            <w:rPr>
              <w:sz w:val="22"/>
            </w:rPr>
            <w:instrText xml:space="preserve"> CITATION php165 \l 2057 </w:instrText>
          </w:r>
          <w:r w:rsidR="0073294F">
            <w:rPr>
              <w:sz w:val="22"/>
            </w:rPr>
            <w:fldChar w:fldCharType="separate"/>
          </w:r>
          <w:r w:rsidR="0073294F" w:rsidRPr="0073294F">
            <w:rPr>
              <w:noProof/>
              <w:sz w:val="22"/>
            </w:rPr>
            <w:t>(php.net, n.d.)</w:t>
          </w:r>
          <w:r w:rsidR="0073294F">
            <w:rPr>
              <w:sz w:val="22"/>
            </w:rPr>
            <w:fldChar w:fldCharType="end"/>
          </w:r>
        </w:sdtContent>
      </w:sdt>
    </w:p>
    <w:p w14:paraId="5CCE1313" w14:textId="79D8C95B" w:rsidR="000C7D5D" w:rsidRDefault="000C7D5D">
      <w:pPr>
        <w:pStyle w:val="Heading3"/>
      </w:pPr>
      <w:bookmarkStart w:id="84" w:name="_Toc471204366"/>
      <w:r>
        <w:t>Stage Four</w:t>
      </w:r>
      <w:bookmarkEnd w:id="84"/>
    </w:p>
    <w:p w14:paraId="0CB1B1C8" w14:textId="2EB24371" w:rsidR="000C7D5D" w:rsidRDefault="00997128">
      <w:r>
        <w:rPr>
          <w:noProof/>
          <w:lang w:eastAsia="en-GB"/>
        </w:rPr>
        <w:drawing>
          <wp:inline distT="0" distB="0" distL="0" distR="0" wp14:anchorId="7D76A406" wp14:editId="669E32EC">
            <wp:extent cx="2762392" cy="8572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SQL-JSON StageFour.PNG"/>
                    <pic:cNvPicPr/>
                  </pic:nvPicPr>
                  <pic:blipFill>
                    <a:blip r:embed="rId20">
                      <a:extLst>
                        <a:ext uri="{28A0092B-C50C-407E-A947-70E740481C1C}">
                          <a14:useLocalDpi xmlns:a14="http://schemas.microsoft.com/office/drawing/2010/main" val="0"/>
                        </a:ext>
                      </a:extLst>
                    </a:blip>
                    <a:stretch>
                      <a:fillRect/>
                    </a:stretch>
                  </pic:blipFill>
                  <pic:spPr>
                    <a:xfrm>
                      <a:off x="0" y="0"/>
                      <a:ext cx="2762392" cy="857294"/>
                    </a:xfrm>
                    <a:prstGeom prst="rect">
                      <a:avLst/>
                    </a:prstGeom>
                  </pic:spPr>
                </pic:pic>
              </a:graphicData>
            </a:graphic>
          </wp:inline>
        </w:drawing>
      </w:r>
    </w:p>
    <w:p w14:paraId="07D21E2C" w14:textId="62284F92" w:rsidR="00997128" w:rsidRDefault="00997128">
      <w:r>
        <w:t xml:space="preserve">Finally, the associative array is passed to the </w:t>
      </w:r>
      <w:r w:rsidR="008C68EA">
        <w:t>built-in</w:t>
      </w:r>
      <w:r>
        <w:t xml:space="preserve"> function called json_encode. This function converts the array into a valid JSON </w:t>
      </w:r>
      <w:del w:id="85" w:author="Weston, Gareth [2]" w:date="2017-01-06T16:49:00Z">
        <w:r w:rsidDel="009D17D7">
          <w:delText>format which</w:delText>
        </w:r>
      </w:del>
      <w:ins w:id="86" w:author="Weston, Gareth [2]" w:date="2017-01-06T16:49:00Z">
        <w:r w:rsidR="009D17D7">
          <w:t>format that</w:t>
        </w:r>
      </w:ins>
      <w:r>
        <w:t xml:space="preserve"> </w:t>
      </w:r>
      <w:del w:id="87" w:author="Weston, Gareth [2]" w:date="2017-01-06T16:50:00Z">
        <w:r w:rsidDel="009D17D7">
          <w:delText>can be used</w:delText>
        </w:r>
      </w:del>
      <w:ins w:id="88" w:author="Weston, Gareth [2]" w:date="2017-01-06T16:50:00Z">
        <w:r w:rsidR="009D17D7">
          <w:t>enabling use</w:t>
        </w:r>
      </w:ins>
      <w:r>
        <w:t xml:space="preserve"> with </w:t>
      </w:r>
      <w:r w:rsidR="008C68EA">
        <w:t>a third-party application</w:t>
      </w:r>
      <w:r>
        <w:t>.</w:t>
      </w:r>
    </w:p>
    <w:p w14:paraId="1A7BDE72" w14:textId="1BFB166E" w:rsidR="00997128" w:rsidRDefault="00997128">
      <w:pPr>
        <w:rPr>
          <w:i/>
          <w:sz w:val="22"/>
        </w:rPr>
      </w:pPr>
      <w:r>
        <w:tab/>
      </w:r>
      <w:r w:rsidRPr="00997128">
        <w:rPr>
          <w:i/>
          <w:sz w:val="22"/>
        </w:rPr>
        <w:t xml:space="preserve">“json_encode — Returns the JSON representation of a value” </w:t>
      </w:r>
      <w:sdt>
        <w:sdtPr>
          <w:rPr>
            <w:i/>
            <w:sz w:val="22"/>
          </w:rPr>
          <w:id w:val="-751586786"/>
          <w:citation/>
        </w:sdtPr>
        <w:sdtContent>
          <w:r>
            <w:rPr>
              <w:i/>
              <w:sz w:val="22"/>
            </w:rPr>
            <w:fldChar w:fldCharType="begin"/>
          </w:r>
          <w:r>
            <w:rPr>
              <w:sz w:val="22"/>
            </w:rPr>
            <w:instrText xml:space="preserve"> CITATION php164 \l 2057 </w:instrText>
          </w:r>
          <w:r>
            <w:rPr>
              <w:i/>
              <w:sz w:val="22"/>
            </w:rPr>
            <w:fldChar w:fldCharType="separate"/>
          </w:r>
          <w:r w:rsidRPr="00997128">
            <w:rPr>
              <w:noProof/>
              <w:sz w:val="22"/>
            </w:rPr>
            <w:t>(php.net, n.d.)</w:t>
          </w:r>
          <w:r>
            <w:rPr>
              <w:i/>
              <w:sz w:val="22"/>
            </w:rPr>
            <w:fldChar w:fldCharType="end"/>
          </w:r>
        </w:sdtContent>
      </w:sdt>
    </w:p>
    <w:p w14:paraId="03829FD1" w14:textId="77777777" w:rsidR="00C31792" w:rsidRDefault="00997128">
      <w:r>
        <w:t>The final lines of code free the memory and clear the “$result” variable with the free() function together with the close() function which closes the connection.</w:t>
      </w:r>
    </w:p>
    <w:p w14:paraId="2BB0A4CE" w14:textId="5A9018A8" w:rsidR="00C31792" w:rsidRDefault="00C31792">
      <w:r>
        <w:t>This final step produces a string containing the JSON representation of the associative array</w:t>
      </w:r>
      <w:r w:rsidR="00F95B04">
        <w:t xml:space="preserve"> value as </w:t>
      </w:r>
      <w:r w:rsidR="0073294F">
        <w:t>which can be seen in</w:t>
      </w:r>
      <w:r w:rsidR="00F95B04">
        <w:t xml:space="preserve"> appendix </w:t>
      </w:r>
      <w:r w:rsidR="00523606">
        <w:t>three</w:t>
      </w:r>
      <w:r w:rsidR="00F95B04">
        <w:t>.</w:t>
      </w:r>
      <w:r w:rsidR="0073294F">
        <w:t xml:space="preserve"> The JSON</w:t>
      </w:r>
      <w:r w:rsidR="00153FCB">
        <w:t xml:space="preserve"> </w:t>
      </w:r>
      <w:del w:id="89" w:author="LilyJoRose Lambert" w:date="2017-01-05T10:15:00Z">
        <w:r w:rsidR="0073294F" w:rsidDel="003D1160">
          <w:delText xml:space="preserve"> </w:delText>
        </w:r>
      </w:del>
      <w:r w:rsidR="00153FCB">
        <w:t>output can now be used with a scalable vector graphics application to create a visual representation of the logged and processed data.</w:t>
      </w:r>
    </w:p>
    <w:p w14:paraId="5AD0CD5C" w14:textId="77B8F1BE" w:rsidR="00153FCB" w:rsidDel="0050379D" w:rsidRDefault="00153FCB">
      <w:pPr>
        <w:rPr>
          <w:del w:id="90" w:author="Weston, Gareth [2]" w:date="2017-01-06T17:28:00Z"/>
        </w:rPr>
      </w:pPr>
    </w:p>
    <w:p w14:paraId="50301B2F" w14:textId="5446FBDC" w:rsidR="0073294F" w:rsidRDefault="00153FCB">
      <w:pPr>
        <w:pStyle w:val="Heading1"/>
        <w:jc w:val="both"/>
        <w:pPrChange w:id="91" w:author="Weston, Gareth" w:date="2017-01-06T17:39:00Z">
          <w:pPr>
            <w:pStyle w:val="Heading1"/>
          </w:pPr>
        </w:pPrChange>
      </w:pPr>
      <w:bookmarkStart w:id="92" w:name="_Toc471204367"/>
      <w:r>
        <w:t>Scalable Vector Graphics (SVG)</w:t>
      </w:r>
      <w:bookmarkEnd w:id="92"/>
    </w:p>
    <w:p w14:paraId="47855BDE" w14:textId="5F1F58E6" w:rsidR="001D7E1C" w:rsidRDefault="001F118E">
      <w:r>
        <w:t xml:space="preserve">Scalable Vector Graphics (SVG) is an application of </w:t>
      </w:r>
      <w:r w:rsidR="001D7E1C">
        <w:t xml:space="preserve">the </w:t>
      </w:r>
      <w:r>
        <w:t xml:space="preserve">eXtensible </w:t>
      </w:r>
      <w:r w:rsidR="008C68EA">
        <w:t>Mark-up</w:t>
      </w:r>
      <w:r>
        <w:t xml:space="preserve"> Language (XML) which makes it achievable to represent graphic data in a compact and portable manner.</w:t>
      </w:r>
      <w:r w:rsidR="001D7E1C">
        <w:t xml:space="preserve"> </w:t>
      </w:r>
      <w:sdt>
        <w:sdtPr>
          <w:id w:val="112099629"/>
          <w:citation/>
        </w:sdtPr>
        <w:sdtContent>
          <w:r w:rsidR="001D7E1C">
            <w:fldChar w:fldCharType="begin"/>
          </w:r>
          <w:r w:rsidR="001D7E1C">
            <w:instrText xml:space="preserve"> CITATION Dav14 \l 2057 </w:instrText>
          </w:r>
          <w:r w:rsidR="001D7E1C">
            <w:fldChar w:fldCharType="separate"/>
          </w:r>
          <w:r w:rsidR="001D7E1C" w:rsidRPr="001D7E1C">
            <w:rPr>
              <w:noProof/>
            </w:rPr>
            <w:t>(David Eisenberg &amp; Bellamy-Royds, 2014)</w:t>
          </w:r>
          <w:r w:rsidR="001D7E1C">
            <w:fldChar w:fldCharType="end"/>
          </w:r>
        </w:sdtContent>
      </w:sdt>
    </w:p>
    <w:p w14:paraId="423901CF" w14:textId="323F2CC2" w:rsidR="00153FCB" w:rsidRDefault="001D7E1C">
      <w:r>
        <w:t xml:space="preserve">There </w:t>
      </w:r>
      <w:r w:rsidR="00B61085">
        <w:t xml:space="preserve">is </w:t>
      </w:r>
      <w:r>
        <w:t>colossal number of image formats which</w:t>
      </w:r>
      <w:r w:rsidR="00B61085">
        <w:t xml:space="preserve"> are used within the Print and </w:t>
      </w:r>
      <w:ins w:id="93" w:author="LilyJoRose Lambert" w:date="2017-01-05T10:15:00Z">
        <w:r w:rsidR="003D1160">
          <w:t>D</w:t>
        </w:r>
      </w:ins>
      <w:del w:id="94" w:author="LilyJoRose Lambert" w:date="2017-01-05T10:15:00Z">
        <w:r w:rsidR="00B61085" w:rsidDel="003D1160">
          <w:delText>d</w:delText>
        </w:r>
      </w:del>
      <w:r w:rsidR="00B61085">
        <w:t xml:space="preserve">igital </w:t>
      </w:r>
      <w:ins w:id="95" w:author="LilyJoRose Lambert" w:date="2017-01-05T10:16:00Z">
        <w:r w:rsidR="003D1160">
          <w:t>M</w:t>
        </w:r>
      </w:ins>
      <w:del w:id="96" w:author="LilyJoRose Lambert" w:date="2017-01-05T10:16:00Z">
        <w:r w:rsidR="00B61085" w:rsidDel="003D1160">
          <w:delText>m</w:delText>
        </w:r>
      </w:del>
      <w:r w:rsidR="00B61085">
        <w:t>edia</w:t>
      </w:r>
      <w:r>
        <w:t xml:space="preserve"> </w:t>
      </w:r>
      <w:ins w:id="97" w:author="LilyJoRose Lambert" w:date="2017-01-05T10:16:00Z">
        <w:r w:rsidR="003D1160">
          <w:t>I</w:t>
        </w:r>
      </w:ins>
      <w:del w:id="98" w:author="LilyJoRose Lambert" w:date="2017-01-05T10:16:00Z">
        <w:r w:rsidDel="003D1160">
          <w:delText>i</w:delText>
        </w:r>
      </w:del>
      <w:r>
        <w:t xml:space="preserve">ndustries. One </w:t>
      </w:r>
      <w:del w:id="99" w:author="LilyJoRose Lambert" w:date="2017-01-05T10:16:00Z">
        <w:r w:rsidDel="003D1160">
          <w:delText xml:space="preserve">of </w:delText>
        </w:r>
      </w:del>
      <w:r>
        <w:t xml:space="preserve">such </w:t>
      </w:r>
      <w:ins w:id="100" w:author="LilyJoRose Lambert" w:date="2017-01-05T10:16:00Z">
        <w:r w:rsidR="003D1160">
          <w:t xml:space="preserve">image </w:t>
        </w:r>
      </w:ins>
      <w:r>
        <w:t>format</w:t>
      </w:r>
      <w:del w:id="101" w:author="LilyJoRose Lambert" w:date="2017-01-05T10:17:00Z">
        <w:r w:rsidDel="003D1160">
          <w:delText xml:space="preserve"> of image</w:delText>
        </w:r>
      </w:del>
      <w:ins w:id="102" w:author="Weston, Gareth [2]" w:date="2017-01-06T16:50:00Z">
        <w:r w:rsidR="009D17D7">
          <w:t xml:space="preserve"> </w:t>
        </w:r>
      </w:ins>
      <w:del w:id="103" w:author="Weston, Gareth [2]" w:date="2017-01-06T16:50:00Z">
        <w:r w:rsidDel="009D17D7">
          <w:delText xml:space="preserve">, which is </w:delText>
        </w:r>
      </w:del>
      <w:r>
        <w:t>used</w:t>
      </w:r>
      <w:r w:rsidR="00B61085">
        <w:t xml:space="preserve"> within the digital media industry is the </w:t>
      </w:r>
      <w:ins w:id="104" w:author="LilyJoRose Lambert" w:date="2017-01-05T10:17:00Z">
        <w:r w:rsidR="003D1160">
          <w:t>‘</w:t>
        </w:r>
      </w:ins>
      <w:r w:rsidR="00B61085">
        <w:t>vector</w:t>
      </w:r>
      <w:ins w:id="105" w:author="LilyJoRose Lambert" w:date="2017-01-05T10:17:00Z">
        <w:r w:rsidR="003D1160">
          <w:t>’</w:t>
        </w:r>
      </w:ins>
      <w:r w:rsidR="00B61085">
        <w:t xml:space="preserve"> format. </w:t>
      </w:r>
    </w:p>
    <w:p w14:paraId="25E62716" w14:textId="63AAD653" w:rsidR="00B61085" w:rsidRDefault="00B61085">
      <w:pPr>
        <w:ind w:left="720"/>
        <w:rPr>
          <w:rFonts w:cs="Arial"/>
          <w:color w:val="222222"/>
          <w:sz w:val="22"/>
          <w:shd w:val="clear" w:color="auto" w:fill="FFFFFF"/>
        </w:rPr>
      </w:pPr>
      <w:r w:rsidRPr="00B61085">
        <w:rPr>
          <w:sz w:val="22"/>
        </w:rPr>
        <w:t>“</w:t>
      </w:r>
      <w:r w:rsidRPr="00B61085">
        <w:rPr>
          <w:rFonts w:cs="Arial"/>
          <w:bCs/>
          <w:color w:val="222222"/>
          <w:sz w:val="22"/>
          <w:shd w:val="clear" w:color="auto" w:fill="FFFFFF"/>
        </w:rPr>
        <w:t>Vector graphics</w:t>
      </w:r>
      <w:r w:rsidRPr="00B61085">
        <w:rPr>
          <w:rStyle w:val="apple-converted-space"/>
          <w:rFonts w:cs="Arial"/>
          <w:color w:val="222222"/>
          <w:sz w:val="22"/>
          <w:shd w:val="clear" w:color="auto" w:fill="FFFFFF"/>
        </w:rPr>
        <w:t> </w:t>
      </w:r>
      <w:r w:rsidRPr="00B61085">
        <w:rPr>
          <w:rFonts w:cs="Arial"/>
          <w:color w:val="222222"/>
          <w:sz w:val="22"/>
          <w:shd w:val="clear" w:color="auto" w:fill="FFFFFF"/>
        </w:rPr>
        <w:t>is the creation of digital images through a sequence of commands or mathematical statements that place lines and shapes in a given two-dimensional or three-dimensional space. In physics, a</w:t>
      </w:r>
      <w:r w:rsidRPr="00B61085">
        <w:rPr>
          <w:rStyle w:val="apple-converted-space"/>
          <w:rFonts w:cs="Arial"/>
          <w:color w:val="222222"/>
          <w:sz w:val="22"/>
          <w:shd w:val="clear" w:color="auto" w:fill="FFFFFF"/>
        </w:rPr>
        <w:t> </w:t>
      </w:r>
      <w:r w:rsidRPr="00B61085">
        <w:rPr>
          <w:rFonts w:cs="Arial"/>
          <w:bCs/>
          <w:color w:val="222222"/>
          <w:sz w:val="22"/>
          <w:shd w:val="clear" w:color="auto" w:fill="FFFFFF"/>
        </w:rPr>
        <w:t>vector</w:t>
      </w:r>
      <w:r w:rsidRPr="00B61085">
        <w:rPr>
          <w:rStyle w:val="apple-converted-space"/>
          <w:rFonts w:cs="Arial"/>
          <w:color w:val="222222"/>
          <w:sz w:val="22"/>
          <w:shd w:val="clear" w:color="auto" w:fill="FFFFFF"/>
        </w:rPr>
        <w:t> </w:t>
      </w:r>
      <w:r w:rsidRPr="00B61085">
        <w:rPr>
          <w:rFonts w:cs="Arial"/>
          <w:color w:val="222222"/>
          <w:sz w:val="22"/>
          <w:shd w:val="clear" w:color="auto" w:fill="FFFFFF"/>
        </w:rPr>
        <w:t xml:space="preserve">is a representation of both a quantity and a direction at the same time.” </w:t>
      </w:r>
      <w:sdt>
        <w:sdtPr>
          <w:rPr>
            <w:rFonts w:cs="Arial"/>
            <w:color w:val="222222"/>
            <w:sz w:val="22"/>
            <w:shd w:val="clear" w:color="auto" w:fill="FFFFFF"/>
          </w:rPr>
          <w:id w:val="590752357"/>
          <w:citation/>
        </w:sdtPr>
        <w:sdtContent>
          <w:r>
            <w:rPr>
              <w:rFonts w:cs="Arial"/>
              <w:color w:val="222222"/>
              <w:sz w:val="22"/>
              <w:shd w:val="clear" w:color="auto" w:fill="FFFFFF"/>
            </w:rPr>
            <w:fldChar w:fldCharType="begin"/>
          </w:r>
          <w:r>
            <w:rPr>
              <w:rFonts w:cs="Arial"/>
              <w:color w:val="222222"/>
              <w:sz w:val="22"/>
              <w:shd w:val="clear" w:color="auto" w:fill="FFFFFF"/>
            </w:rPr>
            <w:instrText xml:space="preserve"> CITATION Tec161 \l 2057 </w:instrText>
          </w:r>
          <w:r>
            <w:rPr>
              <w:rFonts w:cs="Arial"/>
              <w:color w:val="222222"/>
              <w:sz w:val="22"/>
              <w:shd w:val="clear" w:color="auto" w:fill="FFFFFF"/>
            </w:rPr>
            <w:fldChar w:fldCharType="separate"/>
          </w:r>
          <w:r w:rsidRPr="00B61085">
            <w:rPr>
              <w:rFonts w:cs="Arial"/>
              <w:noProof/>
              <w:color w:val="222222"/>
              <w:sz w:val="22"/>
              <w:shd w:val="clear" w:color="auto" w:fill="FFFFFF"/>
            </w:rPr>
            <w:t>(TechTarget, n.d.)</w:t>
          </w:r>
          <w:r>
            <w:rPr>
              <w:rFonts w:cs="Arial"/>
              <w:color w:val="222222"/>
              <w:sz w:val="22"/>
              <w:shd w:val="clear" w:color="auto" w:fill="FFFFFF"/>
            </w:rPr>
            <w:fldChar w:fldCharType="end"/>
          </w:r>
        </w:sdtContent>
      </w:sdt>
    </w:p>
    <w:p w14:paraId="342CDDFC" w14:textId="47533187" w:rsidR="00987D49" w:rsidRDefault="00B61085">
      <w:pPr>
        <w:rPr>
          <w:sz w:val="22"/>
        </w:rPr>
      </w:pPr>
      <w:r>
        <w:rPr>
          <w:sz w:val="22"/>
        </w:rPr>
        <w:t xml:space="preserve">A vector graphic is useful as it allows the image to be manipulated without </w:t>
      </w:r>
      <w:r w:rsidR="00C255A3">
        <w:rPr>
          <w:sz w:val="22"/>
        </w:rPr>
        <w:t>distortion</w:t>
      </w:r>
      <w:r w:rsidR="00987D49">
        <w:rPr>
          <w:sz w:val="22"/>
        </w:rPr>
        <w:t xml:space="preserve"> as shown in figure 4</w:t>
      </w:r>
      <w:r w:rsidR="00C255A3">
        <w:rPr>
          <w:sz w:val="22"/>
        </w:rPr>
        <w:t>,</w:t>
      </w:r>
      <w:r>
        <w:rPr>
          <w:sz w:val="22"/>
        </w:rPr>
        <w:t xml:space="preserve"> the graphic is</w:t>
      </w:r>
      <w:r w:rsidR="00C255A3">
        <w:rPr>
          <w:sz w:val="22"/>
        </w:rPr>
        <w:t xml:space="preserve"> represented through </w:t>
      </w:r>
      <w:r>
        <w:rPr>
          <w:sz w:val="22"/>
        </w:rPr>
        <w:t>geometric shapes at specified coordinates</w:t>
      </w:r>
      <w:ins w:id="106" w:author="LilyJoRose Lambert" w:date="2017-01-05T10:18:00Z">
        <w:r w:rsidR="003D1160">
          <w:rPr>
            <w:sz w:val="22"/>
          </w:rPr>
          <w:t xml:space="preserve"> and when compared to a ‘Bitmap’ graphic it is clear to see that there is very little degradation of the image when it is magnified.</w:t>
        </w:r>
      </w:ins>
      <w:del w:id="107" w:author="LilyJoRose Lambert" w:date="2017-01-05T10:18:00Z">
        <w:r w:rsidDel="003D1160">
          <w:rPr>
            <w:sz w:val="22"/>
          </w:rPr>
          <w:delText>.</w:delText>
        </w:r>
      </w:del>
    </w:p>
    <w:p w14:paraId="798CF25F" w14:textId="1BC02CE2" w:rsidR="00523606" w:rsidRDefault="00987D49">
      <w:pPr>
        <w:keepNext/>
      </w:pPr>
      <w:r>
        <w:rPr>
          <w:noProof/>
          <w:sz w:val="22"/>
          <w:lang w:eastAsia="en-GB"/>
        </w:rPr>
        <w:drawing>
          <wp:inline distT="0" distB="0" distL="0" distR="0" wp14:anchorId="4E034096" wp14:editId="04FE711A">
            <wp:extent cx="1143000" cy="1469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ctorBitmapExam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0994" cy="1479849"/>
                    </a:xfrm>
                    <a:prstGeom prst="rect">
                      <a:avLst/>
                    </a:prstGeom>
                  </pic:spPr>
                </pic:pic>
              </a:graphicData>
            </a:graphic>
          </wp:inline>
        </w:drawing>
      </w:r>
    </w:p>
    <w:p w14:paraId="359E7215" w14:textId="04257C2E" w:rsidR="00987D49" w:rsidRDefault="00523606">
      <w:pPr>
        <w:pStyle w:val="Caption"/>
        <w:rPr>
          <w:sz w:val="22"/>
        </w:rPr>
      </w:pPr>
      <w:r>
        <w:t xml:space="preserve">Figure </w:t>
      </w:r>
      <w:fldSimple w:instr=" SEQ Figure \* ARABIC ">
        <w:r w:rsidR="001E1F18">
          <w:rPr>
            <w:noProof/>
          </w:rPr>
          <w:t>4</w:t>
        </w:r>
      </w:fldSimple>
      <w:r>
        <w:t xml:space="preserve"> - Vector example </w:t>
      </w:r>
      <w:sdt>
        <w:sdtPr>
          <w:rPr>
            <w:i w:val="0"/>
          </w:rPr>
          <w:id w:val="1553423456"/>
          <w:citation/>
        </w:sdtPr>
        <w:sdtContent>
          <w:r w:rsidRPr="00523606">
            <w:rPr>
              <w:i w:val="0"/>
            </w:rPr>
            <w:fldChar w:fldCharType="begin"/>
          </w:r>
          <w:r w:rsidRPr="00523606">
            <w:rPr>
              <w:i w:val="0"/>
            </w:rPr>
            <w:instrText xml:space="preserve"> CITATION Sch12 \l 2057 </w:instrText>
          </w:r>
          <w:r w:rsidRPr="00523606">
            <w:rPr>
              <w:i w:val="0"/>
            </w:rPr>
            <w:fldChar w:fldCharType="separate"/>
          </w:r>
          <w:r w:rsidRPr="00523606">
            <w:rPr>
              <w:i w:val="0"/>
              <w:noProof/>
            </w:rPr>
            <w:t>(Schwartz &amp; Solis, 2012)</w:t>
          </w:r>
          <w:r w:rsidRPr="00523606">
            <w:rPr>
              <w:i w:val="0"/>
            </w:rPr>
            <w:fldChar w:fldCharType="end"/>
          </w:r>
        </w:sdtContent>
      </w:sdt>
    </w:p>
    <w:p w14:paraId="2F84E869" w14:textId="0DDCFBBA" w:rsidR="00092BE9" w:rsidRDefault="006148E2">
      <w:pPr>
        <w:rPr>
          <w:sz w:val="22"/>
        </w:rPr>
      </w:pPr>
      <w:r>
        <w:rPr>
          <w:sz w:val="22"/>
        </w:rPr>
        <w:t>This data is stored as a plain text which is a key advantage of the XML language. This stored data is bot</w:t>
      </w:r>
      <w:r w:rsidR="00BA0089">
        <w:rPr>
          <w:sz w:val="22"/>
        </w:rPr>
        <w:t>h human</w:t>
      </w:r>
      <w:r>
        <w:rPr>
          <w:sz w:val="22"/>
        </w:rPr>
        <w:t xml:space="preserve"> and </w:t>
      </w:r>
      <w:del w:id="108" w:author="Weston, Gareth [2]" w:date="2017-01-06T16:50:00Z">
        <w:r w:rsidDel="009D17D7">
          <w:rPr>
            <w:sz w:val="22"/>
          </w:rPr>
          <w:delText>machine readable</w:delText>
        </w:r>
      </w:del>
      <w:ins w:id="109" w:author="Weston, Gareth [2]" w:date="2017-01-06T16:50:00Z">
        <w:r w:rsidR="009D17D7">
          <w:rPr>
            <w:sz w:val="22"/>
          </w:rPr>
          <w:t>machine-readable</w:t>
        </w:r>
      </w:ins>
      <w:r>
        <w:rPr>
          <w:sz w:val="22"/>
        </w:rPr>
        <w:t xml:space="preserve"> which is simple to create and useable </w:t>
      </w:r>
      <w:r w:rsidR="00BA0089">
        <w:rPr>
          <w:sz w:val="22"/>
        </w:rPr>
        <w:t xml:space="preserve">by </w:t>
      </w:r>
      <w:r w:rsidR="008C68EA">
        <w:rPr>
          <w:sz w:val="22"/>
        </w:rPr>
        <w:t>several</w:t>
      </w:r>
      <w:r w:rsidR="00BA0089">
        <w:rPr>
          <w:sz w:val="22"/>
        </w:rPr>
        <w:t xml:space="preserve"> various platforms </w:t>
      </w:r>
      <w:r>
        <w:rPr>
          <w:sz w:val="22"/>
        </w:rPr>
        <w:t>giving great versatility</w:t>
      </w:r>
      <w:r w:rsidR="00BA0089">
        <w:rPr>
          <w:sz w:val="22"/>
        </w:rPr>
        <w:t xml:space="preserve"> and </w:t>
      </w:r>
      <w:r w:rsidR="00BA0089" w:rsidRPr="00BA0089">
        <w:rPr>
          <w:sz w:val="22"/>
        </w:rPr>
        <w:t>adaptability</w:t>
      </w:r>
      <w:r w:rsidR="00BA0089">
        <w:rPr>
          <w:sz w:val="22"/>
        </w:rPr>
        <w:t>.</w:t>
      </w:r>
      <w:r w:rsidR="00523606">
        <w:rPr>
          <w:sz w:val="22"/>
        </w:rPr>
        <w:t xml:space="preserve"> An example of an SVG image </w:t>
      </w:r>
      <w:ins w:id="110" w:author="LilyJoRose Lambert" w:date="2017-01-05T10:23:00Z">
        <w:r w:rsidR="00121083">
          <w:rPr>
            <w:sz w:val="22"/>
          </w:rPr>
          <w:t xml:space="preserve">written in XML </w:t>
        </w:r>
      </w:ins>
      <w:r w:rsidR="00523606">
        <w:rPr>
          <w:sz w:val="22"/>
        </w:rPr>
        <w:t>is shown in appendix four.</w:t>
      </w:r>
      <w:r w:rsidR="00092BE9">
        <w:rPr>
          <w:sz w:val="22"/>
        </w:rPr>
        <w:t xml:space="preserve"> </w:t>
      </w:r>
    </w:p>
    <w:p w14:paraId="70BEB150" w14:textId="1C2D8345" w:rsidR="00BA0089" w:rsidRDefault="00BA0089">
      <w:pPr>
        <w:rPr>
          <w:sz w:val="22"/>
        </w:rPr>
      </w:pPr>
      <w:r>
        <w:rPr>
          <w:sz w:val="22"/>
        </w:rPr>
        <w:t xml:space="preserve">Making use of the SVG format is the D3.js or D3 Data Driven Documents JavaScript library. </w:t>
      </w:r>
      <w:del w:id="111" w:author="Weston, Gareth [2]" w:date="2017-01-06T16:50:00Z">
        <w:r w:rsidDel="009D17D7">
          <w:rPr>
            <w:sz w:val="22"/>
          </w:rPr>
          <w:delText>Through the use of</w:delText>
        </w:r>
      </w:del>
      <w:ins w:id="112" w:author="Weston, Gareth [2]" w:date="2017-01-06T16:50:00Z">
        <w:r w:rsidR="009D17D7">
          <w:rPr>
            <w:sz w:val="22"/>
          </w:rPr>
          <w:t>Using</w:t>
        </w:r>
      </w:ins>
      <w:r>
        <w:rPr>
          <w:sz w:val="22"/>
        </w:rPr>
        <w:t xml:space="preserve"> JavaScript programming, JSON and SVG stunning data drive visuals can be created.</w:t>
      </w:r>
    </w:p>
    <w:p w14:paraId="5D660B2C" w14:textId="7ED03A5A" w:rsidR="00BA0089" w:rsidRDefault="00BA0089">
      <w:pPr>
        <w:pStyle w:val="Heading1"/>
        <w:jc w:val="both"/>
        <w:pPrChange w:id="113" w:author="Weston, Gareth" w:date="2017-01-06T17:39:00Z">
          <w:pPr>
            <w:pStyle w:val="Heading1"/>
          </w:pPr>
        </w:pPrChange>
      </w:pPr>
      <w:bookmarkStart w:id="114" w:name="_Toc471204368"/>
      <w:r>
        <w:t>D3 Data Driven Documents</w:t>
      </w:r>
      <w:bookmarkEnd w:id="114"/>
    </w:p>
    <w:p w14:paraId="69B52C6B" w14:textId="58C7911E" w:rsidR="003D07F7" w:rsidRDefault="009250DD">
      <w:pPr>
        <w:rPr>
          <w:sz w:val="22"/>
        </w:rPr>
      </w:pPr>
      <w:r>
        <w:rPr>
          <w:sz w:val="22"/>
        </w:rPr>
        <w:t xml:space="preserve">D3 delivers information in a visual way, this method of delivery is a powerful tool in </w:t>
      </w:r>
      <w:r w:rsidR="003D07F7">
        <w:rPr>
          <w:sz w:val="22"/>
        </w:rPr>
        <w:t>the communication</w:t>
      </w:r>
      <w:r>
        <w:rPr>
          <w:sz w:val="22"/>
        </w:rPr>
        <w:t xml:space="preserve"> of results to </w:t>
      </w:r>
      <w:r w:rsidR="003D07F7">
        <w:rPr>
          <w:sz w:val="22"/>
        </w:rPr>
        <w:t xml:space="preserve">any audience removing the </w:t>
      </w:r>
      <w:r>
        <w:rPr>
          <w:sz w:val="22"/>
        </w:rPr>
        <w:t>need to interpret data from rows and columns.</w:t>
      </w:r>
      <w:r w:rsidR="003D07F7">
        <w:rPr>
          <w:sz w:val="22"/>
        </w:rPr>
        <w:t xml:space="preserve"> Data values </w:t>
      </w:r>
      <w:r w:rsidR="003D07F7">
        <w:rPr>
          <w:sz w:val="22"/>
        </w:rPr>
        <w:lastRenderedPageBreak/>
        <w:t xml:space="preserve">are mapped to visuals, which is a process of information mapping. This process gives an insight to trends, patterns </w:t>
      </w:r>
      <w:del w:id="115" w:author="Weston, Gareth [2]" w:date="2017-01-06T16:53:00Z">
        <w:r w:rsidR="003D07F7" w:rsidDel="009D17D7">
          <w:rPr>
            <w:sz w:val="22"/>
          </w:rPr>
          <w:delText>which</w:delText>
        </w:r>
      </w:del>
      <w:ins w:id="116" w:author="Weston, Gareth [2]" w:date="2017-01-06T16:53:00Z">
        <w:r w:rsidR="009D17D7">
          <w:rPr>
            <w:sz w:val="22"/>
          </w:rPr>
          <w:t>that</w:t>
        </w:r>
      </w:ins>
      <w:r w:rsidR="003D07F7">
        <w:rPr>
          <w:sz w:val="22"/>
        </w:rPr>
        <w:t xml:space="preserve"> would otherwise be difficult to perceive.</w:t>
      </w:r>
    </w:p>
    <w:p w14:paraId="3183CB4A" w14:textId="6671CB87" w:rsidR="00987D49" w:rsidRDefault="00A07DAD">
      <w:pPr>
        <w:rPr>
          <w:sz w:val="22"/>
        </w:rPr>
      </w:pPr>
      <w:r>
        <w:rPr>
          <w:sz w:val="22"/>
        </w:rPr>
        <w:t>To create a visual, D3 takes the users data which is converted from source data into a JSON format, as described in the data conversion section of this technical report</w:t>
      </w:r>
      <w:ins w:id="117" w:author="Weston, Gareth [2]" w:date="2017-01-06T16:53:00Z">
        <w:r w:rsidR="009D17D7">
          <w:rPr>
            <w:sz w:val="22"/>
          </w:rPr>
          <w:t>.</w:t>
        </w:r>
      </w:ins>
      <w:del w:id="118" w:author="Weston, Gareth [2]" w:date="2017-01-06T16:53:00Z">
        <w:r w:rsidDel="009D17D7">
          <w:rPr>
            <w:sz w:val="22"/>
          </w:rPr>
          <w:delText>, t</w:delText>
        </w:r>
      </w:del>
      <w:ins w:id="119" w:author="Weston, Gareth [2]" w:date="2017-01-06T16:53:00Z">
        <w:r w:rsidR="009D17D7">
          <w:rPr>
            <w:sz w:val="22"/>
          </w:rPr>
          <w:t xml:space="preserve"> T</w:t>
        </w:r>
      </w:ins>
      <w:r>
        <w:rPr>
          <w:sz w:val="22"/>
        </w:rPr>
        <w:t xml:space="preserve">his data is processed using the D3 framework which creates the visual output by binding the data and SVG elements to the web browsers </w:t>
      </w:r>
      <w:ins w:id="120" w:author="LilyJoRose Lambert" w:date="2017-01-05T10:25:00Z">
        <w:r w:rsidR="00121083">
          <w:rPr>
            <w:sz w:val="22"/>
          </w:rPr>
          <w:t>‘D</w:t>
        </w:r>
      </w:ins>
      <w:del w:id="121" w:author="LilyJoRose Lambert" w:date="2017-01-05T10:25:00Z">
        <w:r w:rsidDel="00121083">
          <w:rPr>
            <w:sz w:val="22"/>
          </w:rPr>
          <w:delText>d</w:delText>
        </w:r>
      </w:del>
      <w:r>
        <w:rPr>
          <w:sz w:val="22"/>
        </w:rPr>
        <w:t xml:space="preserve">ocument </w:t>
      </w:r>
      <w:ins w:id="122" w:author="LilyJoRose Lambert" w:date="2017-01-05T10:25:00Z">
        <w:r w:rsidR="00121083">
          <w:rPr>
            <w:sz w:val="22"/>
          </w:rPr>
          <w:t>O</w:t>
        </w:r>
      </w:ins>
      <w:del w:id="123" w:author="LilyJoRose Lambert" w:date="2017-01-05T10:25:00Z">
        <w:r w:rsidDel="00121083">
          <w:rPr>
            <w:sz w:val="22"/>
          </w:rPr>
          <w:delText>o</w:delText>
        </w:r>
      </w:del>
      <w:r>
        <w:rPr>
          <w:sz w:val="22"/>
        </w:rPr>
        <w:t xml:space="preserve">bject </w:t>
      </w:r>
      <w:ins w:id="124" w:author="LilyJoRose Lambert" w:date="2017-01-05T10:25:00Z">
        <w:r w:rsidR="00121083">
          <w:rPr>
            <w:sz w:val="22"/>
          </w:rPr>
          <w:t>M</w:t>
        </w:r>
      </w:ins>
      <w:del w:id="125" w:author="LilyJoRose Lambert" w:date="2017-01-05T10:25:00Z">
        <w:r w:rsidDel="00121083">
          <w:rPr>
            <w:sz w:val="22"/>
          </w:rPr>
          <w:delText>m</w:delText>
        </w:r>
      </w:del>
      <w:r>
        <w:rPr>
          <w:sz w:val="22"/>
        </w:rPr>
        <w:t>odel</w:t>
      </w:r>
      <w:ins w:id="126" w:author="LilyJoRose Lambert" w:date="2017-01-05T10:25:00Z">
        <w:r w:rsidR="00121083">
          <w:rPr>
            <w:sz w:val="22"/>
          </w:rPr>
          <w:t>’</w:t>
        </w:r>
      </w:ins>
      <w:r>
        <w:rPr>
          <w:sz w:val="22"/>
        </w:rPr>
        <w:t xml:space="preserve"> (DOM).</w:t>
      </w:r>
      <w:r w:rsidR="00020353">
        <w:rPr>
          <w:sz w:val="22"/>
        </w:rPr>
        <w:t xml:space="preserve"> </w:t>
      </w:r>
      <w:r w:rsidR="00FD7B87">
        <w:rPr>
          <w:sz w:val="22"/>
        </w:rPr>
        <w:t xml:space="preserve">The D3 library does not follow a </w:t>
      </w:r>
      <w:del w:id="127" w:author="Weston, Gareth [2]" w:date="2017-01-06T16:54:00Z">
        <w:r w:rsidR="00FD7B87" w:rsidDel="009D17D7">
          <w:rPr>
            <w:sz w:val="22"/>
          </w:rPr>
          <w:delText>template based</w:delText>
        </w:r>
      </w:del>
      <w:ins w:id="128" w:author="Weston, Gareth [2]" w:date="2017-01-06T16:54:00Z">
        <w:r w:rsidR="009D17D7">
          <w:rPr>
            <w:sz w:val="22"/>
          </w:rPr>
          <w:t>template-based</w:t>
        </w:r>
      </w:ins>
      <w:r w:rsidR="00FD7B87">
        <w:rPr>
          <w:sz w:val="22"/>
        </w:rPr>
        <w:t xml:space="preserve"> model, such as the Microsoft Office package. </w:t>
      </w:r>
      <w:del w:id="129" w:author="Weston, Gareth [2]" w:date="2017-01-06T16:54:00Z">
        <w:r w:rsidR="00FD7B87" w:rsidDel="009D17D7">
          <w:rPr>
            <w:sz w:val="22"/>
          </w:rPr>
          <w:delText>Instead</w:delText>
        </w:r>
      </w:del>
      <w:ins w:id="130" w:author="Weston, Gareth [2]" w:date="2017-01-06T16:54:00Z">
        <w:r w:rsidR="009D17D7">
          <w:rPr>
            <w:sz w:val="22"/>
          </w:rPr>
          <w:t>Instead,</w:t>
        </w:r>
      </w:ins>
      <w:r w:rsidR="00FD7B87">
        <w:rPr>
          <w:sz w:val="22"/>
        </w:rPr>
        <w:t xml:space="preserve"> the library works by manipulating web documents with data, transforming various elements in response to the user input.</w:t>
      </w:r>
      <w:r w:rsidR="00987D49">
        <w:rPr>
          <w:sz w:val="22"/>
        </w:rPr>
        <w:t xml:space="preserve"> The following example will describe the creation of a simple</w:t>
      </w:r>
      <w:r w:rsidR="00397019">
        <w:rPr>
          <w:sz w:val="22"/>
        </w:rPr>
        <w:t xml:space="preserve"> web page using the D3 library</w:t>
      </w:r>
      <w:r w:rsidR="00987D49">
        <w:rPr>
          <w:sz w:val="22"/>
        </w:rPr>
        <w:t xml:space="preserve">. </w:t>
      </w:r>
    </w:p>
    <w:p w14:paraId="1440E86C" w14:textId="382E7A22" w:rsidR="00B102E7" w:rsidRDefault="00B102E7">
      <w:pPr>
        <w:pStyle w:val="Heading2"/>
      </w:pPr>
      <w:bookmarkStart w:id="131" w:name="_Toc471204369"/>
      <w:r>
        <w:t xml:space="preserve">D3 </w:t>
      </w:r>
      <w:r w:rsidR="00AC4082">
        <w:t xml:space="preserve">Basic </w:t>
      </w:r>
      <w:r>
        <w:t>Example One</w:t>
      </w:r>
      <w:bookmarkEnd w:id="131"/>
    </w:p>
    <w:p w14:paraId="74C5C68C" w14:textId="25CBAF19" w:rsidR="00397019" w:rsidRDefault="00397019">
      <w:r>
        <w:t>This demonstration shows how the D3 library uses the DOM to add elements to a webpage</w:t>
      </w:r>
      <w:del w:id="132" w:author="Weston, Gareth [2]" w:date="2017-01-06T16:56:00Z">
        <w:r w:rsidDel="009D17D7">
          <w:delText>,</w:delText>
        </w:r>
      </w:del>
      <w:ins w:id="133" w:author="Weston, Gareth [2]" w:date="2017-01-06T16:57:00Z">
        <w:r w:rsidR="009D17D7">
          <w:t>.</w:t>
        </w:r>
      </w:ins>
      <w:r>
        <w:t xml:space="preserve"> </w:t>
      </w:r>
      <w:ins w:id="134" w:author="Weston, Gareth [2]" w:date="2017-01-06T16:57:00Z">
        <w:r w:rsidR="009D17D7">
          <w:t xml:space="preserve">This </w:t>
        </w:r>
      </w:ins>
      <w:del w:id="135" w:author="Weston, Gareth [2]" w:date="2017-01-06T16:57:00Z">
        <w:r w:rsidDel="009D17D7">
          <w:delText xml:space="preserve">this </w:delText>
        </w:r>
      </w:del>
      <w:r>
        <w:t>simple explanation shows the structure on which more advanced features</w:t>
      </w:r>
      <w:ins w:id="136" w:author="Weston, Gareth [2]" w:date="2017-01-06T16:55:00Z">
        <w:r w:rsidR="009D17D7">
          <w:t xml:space="preserve"> are developed</w:t>
        </w:r>
      </w:ins>
      <w:del w:id="137" w:author="Weston, Gareth [2]" w:date="2017-01-06T16:55:00Z">
        <w:r w:rsidDel="009D17D7">
          <w:delText xml:space="preserve"> can be built upon</w:delText>
        </w:r>
      </w:del>
      <w:r>
        <w:t>.</w:t>
      </w:r>
    </w:p>
    <w:p w14:paraId="73739B0C" w14:textId="1B0F60CC" w:rsidR="00397019" w:rsidRDefault="00397019">
      <w:r>
        <w:t xml:space="preserve">Using codepen, </w:t>
      </w:r>
      <w:del w:id="138" w:author="Weston, Gareth [2]" w:date="2017-01-06T16:57:00Z">
        <w:r w:rsidDel="009D17D7">
          <w:delText xml:space="preserve">which is </w:delText>
        </w:r>
      </w:del>
      <w:r w:rsidR="003E0A8A">
        <w:t>an online</w:t>
      </w:r>
      <w:r>
        <w:t xml:space="preserve"> development</w:t>
      </w:r>
      <w:ins w:id="139" w:author="Weston, Gareth [2]" w:date="2017-01-06T17:00:00Z">
        <w:r w:rsidR="00730866">
          <w:t xml:space="preserve"> </w:t>
        </w:r>
      </w:ins>
      <w:del w:id="140" w:author="Weston, Gareth [2]" w:date="2017-01-06T17:00:00Z">
        <w:r w:rsidDel="00730866">
          <w:delText xml:space="preserve"> </w:delText>
        </w:r>
      </w:del>
      <w:ins w:id="141" w:author="Weston, Gareth [2]" w:date="2017-01-06T17:00:00Z">
        <w:r w:rsidR="00730866">
          <w:t>tool</w:t>
        </w:r>
      </w:ins>
      <w:del w:id="142" w:author="Weston, Gareth [2]" w:date="2017-01-06T17:00:00Z">
        <w:r w:rsidDel="00730866">
          <w:delText>website</w:delText>
        </w:r>
      </w:del>
      <w:r>
        <w:t xml:space="preserve">, </w:t>
      </w:r>
      <w:ins w:id="143" w:author="Weston, Gareth [2]" w:date="2017-01-06T16:59:00Z">
        <w:r w:rsidR="00730866">
          <w:t xml:space="preserve">to develop </w:t>
        </w:r>
      </w:ins>
      <w:r>
        <w:t xml:space="preserve">a </w:t>
      </w:r>
      <w:ins w:id="144" w:author="Weston, Gareth [2]" w:date="2017-01-06T16:58:00Z">
        <w:r w:rsidR="009D17D7">
          <w:t xml:space="preserve">test </w:t>
        </w:r>
      </w:ins>
      <w:r>
        <w:t xml:space="preserve">website </w:t>
      </w:r>
      <w:del w:id="145" w:author="Weston, Gareth [2]" w:date="2017-01-06T16:58:00Z">
        <w:r w:rsidDel="009D17D7">
          <w:delText xml:space="preserve">can be created </w:delText>
        </w:r>
      </w:del>
      <w:r>
        <w:t>using the D3 JavaScript</w:t>
      </w:r>
      <w:ins w:id="146" w:author="Weston, Gareth [2]" w:date="2017-01-06T17:00:00Z">
        <w:r w:rsidR="00730866">
          <w:t xml:space="preserve"> library</w:t>
        </w:r>
      </w:ins>
      <w:del w:id="147" w:author="Weston, Gareth [2]" w:date="2017-01-06T17:00:00Z">
        <w:r w:rsidDel="00730866">
          <w:delText xml:space="preserve"> l</w:delText>
        </w:r>
      </w:del>
      <w:del w:id="148" w:author="Weston, Gareth [2]" w:date="2017-01-06T16:59:00Z">
        <w:r w:rsidDel="00730866">
          <w:delText>ibrary</w:delText>
        </w:r>
      </w:del>
      <w:r>
        <w:t xml:space="preserve">. To </w:t>
      </w:r>
      <w:r w:rsidR="003E0A8A">
        <w:t>start the example a</w:t>
      </w:r>
      <w:r>
        <w:t xml:space="preserve"> blank html document </w:t>
      </w:r>
      <w:del w:id="149" w:author="Weston, Gareth [2]" w:date="2017-01-06T17:01:00Z">
        <w:r w:rsidDel="00730866">
          <w:delText>needs to be</w:delText>
        </w:r>
      </w:del>
      <w:ins w:id="150" w:author="Weston, Gareth [2]" w:date="2017-01-06T17:01:00Z">
        <w:r w:rsidR="00730866">
          <w:t>is</w:t>
        </w:r>
      </w:ins>
      <w:r>
        <w:t xml:space="preserve"> created with a link to the JavaScript library.</w:t>
      </w:r>
      <w:r w:rsidR="003E0A8A">
        <w:t xml:space="preserve"> A</w:t>
      </w:r>
      <w:r w:rsidR="004E652F">
        <w:t xml:space="preserve"> DIV</w:t>
      </w:r>
      <w:r w:rsidR="003E0A8A">
        <w:t xml:space="preserve"> element</w:t>
      </w:r>
      <w:ins w:id="151" w:author="Weston, Gareth [2]" w:date="2017-01-06T17:01:00Z">
        <w:r w:rsidR="00730866">
          <w:t xml:space="preserve"> </w:t>
        </w:r>
      </w:ins>
      <w:del w:id="152" w:author="Weston, Gareth [2]" w:date="2017-01-06T17:01:00Z">
        <w:r w:rsidR="003E0A8A" w:rsidDel="00730866">
          <w:delText xml:space="preserve"> is also created which </w:delText>
        </w:r>
      </w:del>
      <w:r w:rsidR="003E0A8A">
        <w:t xml:space="preserve">allows D3 to </w:t>
      </w:r>
      <w:r w:rsidR="004E652F">
        <w:t>target it as shown in figure 5.</w:t>
      </w:r>
    </w:p>
    <w:p w14:paraId="481DA388" w14:textId="5461A0F4" w:rsidR="003E0A8A" w:rsidRDefault="003E0A8A">
      <w:pPr>
        <w:pStyle w:val="Heading3"/>
      </w:pPr>
      <w:bookmarkStart w:id="153" w:name="_Toc471204370"/>
      <w:r>
        <w:t>Stage One</w:t>
      </w:r>
      <w:bookmarkEnd w:id="153"/>
    </w:p>
    <w:p w14:paraId="69B65A89" w14:textId="77777777" w:rsidR="004E652F" w:rsidRDefault="003E0A8A">
      <w:pPr>
        <w:keepNext/>
      </w:pPr>
      <w:r>
        <w:rPr>
          <w:noProof/>
          <w:lang w:eastAsia="en-GB"/>
        </w:rPr>
        <w:drawing>
          <wp:inline distT="0" distB="0" distL="0" distR="0" wp14:anchorId="495A448C" wp14:editId="313C073A">
            <wp:extent cx="3835597" cy="14478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ple_D3demo 1.PNG"/>
                    <pic:cNvPicPr/>
                  </pic:nvPicPr>
                  <pic:blipFill>
                    <a:blip r:embed="rId22">
                      <a:extLst>
                        <a:ext uri="{28A0092B-C50C-407E-A947-70E740481C1C}">
                          <a14:useLocalDpi xmlns:a14="http://schemas.microsoft.com/office/drawing/2010/main" val="0"/>
                        </a:ext>
                      </a:extLst>
                    </a:blip>
                    <a:stretch>
                      <a:fillRect/>
                    </a:stretch>
                  </pic:blipFill>
                  <pic:spPr>
                    <a:xfrm>
                      <a:off x="0" y="0"/>
                      <a:ext cx="3835597" cy="1447874"/>
                    </a:xfrm>
                    <a:prstGeom prst="rect">
                      <a:avLst/>
                    </a:prstGeom>
                  </pic:spPr>
                </pic:pic>
              </a:graphicData>
            </a:graphic>
          </wp:inline>
        </w:drawing>
      </w:r>
    </w:p>
    <w:p w14:paraId="406888E8" w14:textId="64A0B975" w:rsidR="003E0A8A" w:rsidRDefault="004E652F">
      <w:pPr>
        <w:pStyle w:val="Caption"/>
      </w:pPr>
      <w:r>
        <w:t xml:space="preserve">Figure </w:t>
      </w:r>
      <w:fldSimple w:instr=" SEQ Figure \* ARABIC ">
        <w:r w:rsidR="001E1F18">
          <w:rPr>
            <w:noProof/>
          </w:rPr>
          <w:t>5</w:t>
        </w:r>
      </w:fldSimple>
      <w:r>
        <w:t xml:space="preserve"> - HTML code Basic Example</w:t>
      </w:r>
    </w:p>
    <w:p w14:paraId="4444AABF" w14:textId="713320A7" w:rsidR="003E0A8A" w:rsidRDefault="003E0A8A">
      <w:pPr>
        <w:pStyle w:val="Heading3"/>
      </w:pPr>
      <w:bookmarkStart w:id="154" w:name="_Toc471204371"/>
      <w:r>
        <w:t>Stage Two</w:t>
      </w:r>
      <w:bookmarkEnd w:id="154"/>
    </w:p>
    <w:p w14:paraId="51789E7A" w14:textId="13A580A6" w:rsidR="003E0A8A" w:rsidRDefault="003E0A8A">
      <w:del w:id="155" w:author="Weston, Gareth [2]" w:date="2017-01-06T17:02:00Z">
        <w:r w:rsidDel="00730866">
          <w:delText xml:space="preserve">Now the </w:delText>
        </w:r>
      </w:del>
      <w:r>
        <w:t xml:space="preserve">D3 has </w:t>
      </w:r>
      <w:del w:id="156" w:author="Weston, Gareth [2]" w:date="2017-01-06T17:02:00Z">
        <w:r w:rsidDel="00730866">
          <w:delText>someth</w:delText>
        </w:r>
        <w:r w:rsidR="004E652F" w:rsidDel="00730866">
          <w:delText xml:space="preserve">ing </w:delText>
        </w:r>
      </w:del>
      <w:ins w:id="157" w:author="Weston, Gareth [2]" w:date="2017-01-06T17:02:00Z">
        <w:r w:rsidR="00730866">
          <w:t xml:space="preserve">an element </w:t>
        </w:r>
      </w:ins>
      <w:r w:rsidR="004E652F">
        <w:t>to target and manipulate,</w:t>
      </w:r>
      <w:del w:id="158" w:author="Weston, Gareth [2]" w:date="2017-01-06T17:01:00Z">
        <w:r w:rsidR="004E652F" w:rsidDel="00730866">
          <w:delText xml:space="preserve"> the</w:delText>
        </w:r>
        <w:r w:rsidDel="00730866">
          <w:delText xml:space="preserve"> </w:delText>
        </w:r>
      </w:del>
      <w:ins w:id="159" w:author="Weston, Gareth [2]" w:date="2017-01-06T17:01:00Z">
        <w:r w:rsidR="00730866">
          <w:t xml:space="preserve"> </w:t>
        </w:r>
      </w:ins>
      <w:r w:rsidR="004E652F">
        <w:t>JavaScript</w:t>
      </w:r>
      <w:del w:id="160" w:author="Weston, Gareth [2]" w:date="2017-01-06T17:02:00Z">
        <w:r w:rsidDel="00730866">
          <w:delText xml:space="preserve"> </w:delText>
        </w:r>
      </w:del>
      <w:del w:id="161" w:author="Weston, Gareth [2]" w:date="2017-01-06T17:01:00Z">
        <w:r w:rsidDel="00730866">
          <w:delText>can be written</w:delText>
        </w:r>
      </w:del>
      <w:r>
        <w:t xml:space="preserve"> </w:t>
      </w:r>
      <w:del w:id="162" w:author="Weston, Gareth [2]" w:date="2017-01-06T17:01:00Z">
        <w:r w:rsidDel="00730866">
          <w:delText xml:space="preserve">to </w:delText>
        </w:r>
      </w:del>
      <w:r>
        <w:t>add</w:t>
      </w:r>
      <w:ins w:id="163" w:author="Weston, Gareth [2]" w:date="2017-01-06T17:02:00Z">
        <w:r w:rsidR="00730866">
          <w:t>s</w:t>
        </w:r>
      </w:ins>
      <w:r>
        <w:t xml:space="preserve"> two elements to the web page. The first is a heading one (h1) element.  The second is a paragraph (p) element. Both elements contain text </w:t>
      </w:r>
      <w:del w:id="164" w:author="Weston, Gareth [2]" w:date="2017-01-06T17:02:00Z">
        <w:r w:rsidDel="00730866">
          <w:delText xml:space="preserve">which has been </w:delText>
        </w:r>
      </w:del>
      <w:r>
        <w:t>processed by the D3 li</w:t>
      </w:r>
      <w:r w:rsidR="004E652F">
        <w:t>brary and added to each element.</w:t>
      </w:r>
    </w:p>
    <w:p w14:paraId="2B1E9522" w14:textId="77777777" w:rsidR="004E652F" w:rsidRDefault="003E0A8A">
      <w:pPr>
        <w:keepNext/>
      </w:pPr>
      <w:r>
        <w:rPr>
          <w:noProof/>
          <w:lang w:eastAsia="en-GB"/>
        </w:rPr>
        <w:lastRenderedPageBreak/>
        <w:drawing>
          <wp:inline distT="0" distB="0" distL="0" distR="0" wp14:anchorId="1566914B" wp14:editId="0C4FE1CD">
            <wp:extent cx="3031836"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mple_D3demo 2.PNG"/>
                    <pic:cNvPicPr/>
                  </pic:nvPicPr>
                  <pic:blipFill>
                    <a:blip r:embed="rId23">
                      <a:extLst>
                        <a:ext uri="{28A0092B-C50C-407E-A947-70E740481C1C}">
                          <a14:useLocalDpi xmlns:a14="http://schemas.microsoft.com/office/drawing/2010/main" val="0"/>
                        </a:ext>
                      </a:extLst>
                    </a:blip>
                    <a:stretch>
                      <a:fillRect/>
                    </a:stretch>
                  </pic:blipFill>
                  <pic:spPr>
                    <a:xfrm>
                      <a:off x="0" y="0"/>
                      <a:ext cx="3056550" cy="1498012"/>
                    </a:xfrm>
                    <a:prstGeom prst="rect">
                      <a:avLst/>
                    </a:prstGeom>
                  </pic:spPr>
                </pic:pic>
              </a:graphicData>
            </a:graphic>
          </wp:inline>
        </w:drawing>
      </w:r>
    </w:p>
    <w:p w14:paraId="57250EBC" w14:textId="25672DF6" w:rsidR="003E0A8A" w:rsidRDefault="004E652F">
      <w:pPr>
        <w:pStyle w:val="Caption"/>
      </w:pPr>
      <w:r>
        <w:t xml:space="preserve">Figure </w:t>
      </w:r>
      <w:fldSimple w:instr=" SEQ Figure \* ARABIC ">
        <w:r w:rsidR="001E1F18">
          <w:rPr>
            <w:noProof/>
          </w:rPr>
          <w:t>6</w:t>
        </w:r>
      </w:fldSimple>
      <w:r>
        <w:t xml:space="preserve"> - Javascript Code Example</w:t>
      </w:r>
    </w:p>
    <w:p w14:paraId="79A93DBD" w14:textId="7108DCBA" w:rsidR="007E5BFB" w:rsidRDefault="007E5BFB">
      <w:r>
        <w:t>The example shows several lines of code, the first section is a collection of commands using a period to string them together. This method of joining commands is called chaining or chain syntax</w:t>
      </w:r>
      <w:ins w:id="165" w:author="Weston, Gareth [2]" w:date="2017-01-06T17:02:00Z">
        <w:r w:rsidR="00730866">
          <w:t xml:space="preserve">, </w:t>
        </w:r>
      </w:ins>
      <w:del w:id="166" w:author="Weston, Gareth [2]" w:date="2017-01-06T17:02:00Z">
        <w:r w:rsidDel="00730866">
          <w:delText xml:space="preserve"> </w:delText>
        </w:r>
      </w:del>
      <w:r>
        <w:t xml:space="preserve">which </w:t>
      </w:r>
      <w:del w:id="167" w:author="Weston, Gareth [2]" w:date="2017-01-06T17:03:00Z">
        <w:r w:rsidDel="00730866">
          <w:delText>enables</w:delText>
        </w:r>
      </w:del>
      <w:ins w:id="168" w:author="Weston, Gareth [2]" w:date="2017-01-06T17:03:00Z">
        <w:r w:rsidR="00730866">
          <w:t xml:space="preserve">executes </w:t>
        </w:r>
      </w:ins>
      <w:del w:id="169" w:author="Weston, Gareth [2]" w:date="2017-01-06T17:03:00Z">
        <w:r w:rsidDel="00730866">
          <w:delText xml:space="preserve"> </w:delText>
        </w:r>
      </w:del>
      <w:r>
        <w:t xml:space="preserve">several lines of code </w:t>
      </w:r>
      <w:del w:id="170" w:author="Weston, Gareth [2]" w:date="2017-01-06T17:03:00Z">
        <w:r w:rsidDel="00730866">
          <w:delText xml:space="preserve">to be executed </w:delText>
        </w:r>
      </w:del>
      <w:r>
        <w:t>in one action.</w:t>
      </w:r>
    </w:p>
    <w:p w14:paraId="32597CAC" w14:textId="626C9AE3" w:rsidR="007E5BFB" w:rsidRDefault="007E5BFB">
      <w:r>
        <w:t xml:space="preserve">Using the </w:t>
      </w:r>
      <w:ins w:id="171" w:author="Weston, Gareth [2]" w:date="2017-01-06T17:03:00Z">
        <w:r w:rsidR="00730866">
          <w:t xml:space="preserve">method </w:t>
        </w:r>
      </w:ins>
      <w:r>
        <w:t>d3.select</w:t>
      </w:r>
      <w:ins w:id="172" w:author="Weston, Gareth [2]" w:date="2017-01-06T17:03:00Z">
        <w:r w:rsidR="00730866">
          <w:t>()</w:t>
        </w:r>
      </w:ins>
      <w:del w:id="173" w:author="Weston, Gareth [2]" w:date="2017-01-06T17:04:00Z">
        <w:r w:rsidDel="00730866">
          <w:delText xml:space="preserve"> method</w:delText>
        </w:r>
        <w:r w:rsidR="00AC4082" w:rsidDel="00730866">
          <w:delText>,</w:delText>
        </w:r>
      </w:del>
      <w:ins w:id="174" w:author="Weston, Gareth [2]" w:date="2017-01-06T17:04:00Z">
        <w:r w:rsidR="00730866">
          <w:t>,</w:t>
        </w:r>
      </w:ins>
      <w:r>
        <w:t xml:space="preserve"> we can see the div is targeted, .append is</w:t>
      </w:r>
      <w:del w:id="175" w:author="Weston, Gareth [2]" w:date="2017-01-06T17:04:00Z">
        <w:r w:rsidDel="00730866">
          <w:delText xml:space="preserve"> a</w:delText>
        </w:r>
      </w:del>
      <w:r>
        <w:t xml:space="preserve"> chain linked to the d3.select</w:t>
      </w:r>
      <w:ins w:id="176" w:author="Weston, Gareth [2]" w:date="2017-01-06T17:04:00Z">
        <w:r w:rsidR="00730866">
          <w:t>()</w:t>
        </w:r>
      </w:ins>
      <w:r>
        <w:t xml:space="preserve"> method. This creates an h1 element and appends this element inside the selected div.</w:t>
      </w:r>
    </w:p>
    <w:p w14:paraId="591B6A58" w14:textId="62CE0DB3" w:rsidR="00397019" w:rsidRDefault="007E5BFB">
      <w:r>
        <w:t xml:space="preserve">The addition of the .text method to the chain adds </w:t>
      </w:r>
      <w:r w:rsidR="00AC4082">
        <w:t>a string of text in between the opening and closing h1 element. Due to the chain syntax, which has been used for this example, the code follows its normal flow process and executes this as a bloc</w:t>
      </w:r>
      <w:r w:rsidR="004E652F">
        <w:t>k as shown in figure 6.</w:t>
      </w:r>
    </w:p>
    <w:p w14:paraId="3F276789" w14:textId="77777777" w:rsidR="004E652F" w:rsidRDefault="00AC4082">
      <w:pPr>
        <w:keepNext/>
      </w:pPr>
      <w:r>
        <w:rPr>
          <w:noProof/>
          <w:lang w:eastAsia="en-GB"/>
        </w:rPr>
        <w:drawing>
          <wp:inline distT="0" distB="0" distL="0" distR="0" wp14:anchorId="6512740D" wp14:editId="14822202">
            <wp:extent cx="6188710" cy="2326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mple_D3demo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326005"/>
                    </a:xfrm>
                    <a:prstGeom prst="rect">
                      <a:avLst/>
                    </a:prstGeom>
                  </pic:spPr>
                </pic:pic>
              </a:graphicData>
            </a:graphic>
          </wp:inline>
        </w:drawing>
      </w:r>
    </w:p>
    <w:p w14:paraId="0F7925F3" w14:textId="10912F41" w:rsidR="00AC4082" w:rsidRDefault="004E652F">
      <w:pPr>
        <w:pStyle w:val="Caption"/>
      </w:pPr>
      <w:r>
        <w:t xml:space="preserve">Figure </w:t>
      </w:r>
      <w:fldSimple w:instr=" SEQ Figure \* ARABIC ">
        <w:r w:rsidR="001E1F18">
          <w:rPr>
            <w:noProof/>
          </w:rPr>
          <w:t>7</w:t>
        </w:r>
      </w:fldSimple>
      <w:r>
        <w:t xml:space="preserve"> - Final Code Example</w:t>
      </w:r>
    </w:p>
    <w:p w14:paraId="0A431BC2" w14:textId="511F9961" w:rsidR="004E652F" w:rsidDel="008013AA" w:rsidRDefault="004E652F">
      <w:pPr>
        <w:rPr>
          <w:del w:id="177" w:author="Weston, Gareth [2]" w:date="2017-01-06T16:36:00Z"/>
        </w:rPr>
      </w:pPr>
    </w:p>
    <w:p w14:paraId="102FEE2C" w14:textId="444BF23C" w:rsidR="004E652F" w:rsidRPr="004E652F" w:rsidDel="008013AA" w:rsidRDefault="004E652F">
      <w:pPr>
        <w:rPr>
          <w:del w:id="178" w:author="Weston, Gareth [2]" w:date="2017-01-06T16:36:00Z"/>
        </w:rPr>
      </w:pPr>
    </w:p>
    <w:p w14:paraId="2C0C7C9D" w14:textId="20DECA54" w:rsidR="000B00A9" w:rsidRDefault="00987D49">
      <w:pPr>
        <w:pStyle w:val="Heading2"/>
      </w:pPr>
      <w:bookmarkStart w:id="179" w:name="_Toc471204372"/>
      <w:r>
        <w:t xml:space="preserve">D3 </w:t>
      </w:r>
      <w:r w:rsidR="00AC4082">
        <w:t xml:space="preserve">Basic </w:t>
      </w:r>
      <w:r w:rsidRPr="006D0E34">
        <w:t>Example</w:t>
      </w:r>
      <w:r w:rsidR="00B102E7">
        <w:t xml:space="preserve"> Two</w:t>
      </w:r>
      <w:bookmarkEnd w:id="179"/>
    </w:p>
    <w:p w14:paraId="40B9B898" w14:textId="77777777" w:rsidR="00397019" w:rsidRDefault="00397019">
      <w:r>
        <w:t xml:space="preserve">This second demonstration shows how d3 is used to create a single circle. Using codepen to display the results. </w:t>
      </w:r>
    </w:p>
    <w:p w14:paraId="2FEB79E2" w14:textId="77777777" w:rsidR="00397019" w:rsidRDefault="00397019">
      <w:pPr>
        <w:pStyle w:val="Heading3"/>
      </w:pPr>
      <w:bookmarkStart w:id="180" w:name="_Toc471204373"/>
      <w:r>
        <w:lastRenderedPageBreak/>
        <w:t>Stage One</w:t>
      </w:r>
      <w:bookmarkEnd w:id="180"/>
    </w:p>
    <w:p w14:paraId="77AFA4B2" w14:textId="6E7E60D4" w:rsidR="00397019" w:rsidRDefault="00397019">
      <w:r>
        <w:t>Create a blank HTML document and create a link to the D3.js library using the script tags. Open a blank div with an</w:t>
      </w:r>
      <w:ins w:id="181" w:author="Weston, Gareth [2]" w:date="2017-01-06T17:05:00Z">
        <w:r w:rsidR="00730866">
          <w:t xml:space="preserve"> identification</w:t>
        </w:r>
      </w:ins>
      <w:del w:id="182" w:author="Weston, Gareth [2]" w:date="2017-01-06T17:05:00Z">
        <w:r w:rsidDel="00730866">
          <w:delText xml:space="preserve"> </w:delText>
        </w:r>
      </w:del>
      <w:del w:id="183" w:author="Weston, Gareth [2]" w:date="2017-01-06T17:04:00Z">
        <w:r w:rsidDel="00730866">
          <w:delText>Id</w:delText>
        </w:r>
      </w:del>
      <w:del w:id="184" w:author="Weston, Gareth [2]" w:date="2017-01-06T17:05:00Z">
        <w:r w:rsidDel="00730866">
          <w:delText xml:space="preserve"> which</w:delText>
        </w:r>
      </w:del>
      <w:ins w:id="185" w:author="Weston, Gareth [2]" w:date="2017-01-06T17:05:00Z">
        <w:r w:rsidR="00730866">
          <w:t xml:space="preserve"> to enable</w:t>
        </w:r>
      </w:ins>
      <w:del w:id="186" w:author="Weston, Gareth [2]" w:date="2017-01-06T17:05:00Z">
        <w:r w:rsidDel="00730866">
          <w:delText xml:space="preserve"> can be targeted by the </w:delText>
        </w:r>
      </w:del>
      <w:ins w:id="187" w:author="Weston, Gareth [2]" w:date="2017-01-06T17:05:00Z">
        <w:r w:rsidR="00730866">
          <w:t xml:space="preserve"> </w:t>
        </w:r>
      </w:ins>
      <w:r w:rsidR="00F873D9">
        <w:t>JavaScript</w:t>
      </w:r>
      <w:ins w:id="188" w:author="Weston, Gareth [2]" w:date="2017-01-06T17:06:00Z">
        <w:r w:rsidR="00730866">
          <w:t xml:space="preserve"> to append</w:t>
        </w:r>
      </w:ins>
      <w:r>
        <w:t>.</w:t>
      </w:r>
    </w:p>
    <w:p w14:paraId="51EF5135" w14:textId="77777777" w:rsidR="004E652F" w:rsidRDefault="00397019">
      <w:pPr>
        <w:keepNext/>
      </w:pPr>
      <w:r>
        <w:rPr>
          <w:noProof/>
          <w:lang w:eastAsia="en-GB"/>
        </w:rPr>
        <w:drawing>
          <wp:inline distT="0" distB="0" distL="0" distR="0" wp14:anchorId="39433449" wp14:editId="62399B06">
            <wp:extent cx="3117850" cy="1192441"/>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_example_demo2_stage1.PNG"/>
                    <pic:cNvPicPr/>
                  </pic:nvPicPr>
                  <pic:blipFill>
                    <a:blip r:embed="rId25">
                      <a:extLst>
                        <a:ext uri="{28A0092B-C50C-407E-A947-70E740481C1C}">
                          <a14:useLocalDpi xmlns:a14="http://schemas.microsoft.com/office/drawing/2010/main" val="0"/>
                        </a:ext>
                      </a:extLst>
                    </a:blip>
                    <a:stretch>
                      <a:fillRect/>
                    </a:stretch>
                  </pic:blipFill>
                  <pic:spPr>
                    <a:xfrm>
                      <a:off x="0" y="0"/>
                      <a:ext cx="3129990" cy="1197084"/>
                    </a:xfrm>
                    <a:prstGeom prst="rect">
                      <a:avLst/>
                    </a:prstGeom>
                  </pic:spPr>
                </pic:pic>
              </a:graphicData>
            </a:graphic>
          </wp:inline>
        </w:drawing>
      </w:r>
    </w:p>
    <w:p w14:paraId="284E3973" w14:textId="233891CE" w:rsidR="00397019" w:rsidRDefault="004E652F">
      <w:pPr>
        <w:pStyle w:val="Caption"/>
      </w:pPr>
      <w:r>
        <w:t xml:space="preserve">Figure </w:t>
      </w:r>
      <w:fldSimple w:instr=" SEQ Figure \* ARABIC ">
        <w:r w:rsidR="001E1F18">
          <w:rPr>
            <w:noProof/>
          </w:rPr>
          <w:t>8</w:t>
        </w:r>
      </w:fldSimple>
      <w:r>
        <w:t xml:space="preserve"> - Example 2 HTML Code</w:t>
      </w:r>
    </w:p>
    <w:p w14:paraId="5BFEC31F" w14:textId="77777777" w:rsidR="00397019" w:rsidRDefault="00397019">
      <w:pPr>
        <w:pStyle w:val="Heading3"/>
      </w:pPr>
      <w:bookmarkStart w:id="189" w:name="_Toc471204374"/>
      <w:r>
        <w:t>Stage Two</w:t>
      </w:r>
      <w:bookmarkEnd w:id="189"/>
    </w:p>
    <w:p w14:paraId="57906E00" w14:textId="52594F27" w:rsidR="00397019" w:rsidRDefault="00397019">
      <w:r>
        <w:t xml:space="preserve">Using JavaScript and the D3.js </w:t>
      </w:r>
      <w:del w:id="190" w:author="Weston, Gareth [2]" w:date="2017-01-06T17:06:00Z">
        <w:r w:rsidDel="00730866">
          <w:delText>library</w:delText>
        </w:r>
      </w:del>
      <w:ins w:id="191" w:author="Weston, Gareth [2]" w:date="2017-01-06T17:06:00Z">
        <w:r w:rsidR="00730866">
          <w:t>library,</w:t>
        </w:r>
      </w:ins>
      <w:r>
        <w:t xml:space="preserve"> we can now manipulate the Document Object Model to create a circle within the created div. </w:t>
      </w:r>
    </w:p>
    <w:p w14:paraId="5AD8EBDC" w14:textId="7CCE7E0E" w:rsidR="00397019" w:rsidRDefault="00397019">
      <w:r>
        <w:t xml:space="preserve">Create a </w:t>
      </w:r>
      <w:del w:id="192" w:author="Weston, Gareth [2]" w:date="2017-01-06T16:36:00Z">
        <w:r w:rsidDel="008013AA">
          <w:delText>variable which</w:delText>
        </w:r>
      </w:del>
      <w:ins w:id="193" w:author="Weston, Gareth [2]" w:date="2017-01-06T16:36:00Z">
        <w:r w:rsidR="008013AA">
          <w:t>variable that</w:t>
        </w:r>
      </w:ins>
      <w:r>
        <w:t xml:space="preserve"> selects the div using the .select</w:t>
      </w:r>
      <w:ins w:id="194" w:author="Weston, Gareth [2]" w:date="2017-01-06T16:36:00Z">
        <w:r w:rsidR="008013AA">
          <w:t>()</w:t>
        </w:r>
      </w:ins>
      <w:r>
        <w:t xml:space="preserve"> function. Using the .append</w:t>
      </w:r>
      <w:ins w:id="195" w:author="Weston, Gareth [2]" w:date="2017-01-06T16:36:00Z">
        <w:r w:rsidR="008013AA">
          <w:t>()</w:t>
        </w:r>
      </w:ins>
      <w:r>
        <w:t xml:space="preserve"> </w:t>
      </w:r>
      <w:del w:id="196" w:author="Weston, Gareth [2]" w:date="2017-01-06T16:36:00Z">
        <w:r w:rsidDel="008013AA">
          <w:delText>function</w:delText>
        </w:r>
      </w:del>
      <w:ins w:id="197" w:author="Weston, Gareth [2]" w:date="2017-01-06T16:36:00Z">
        <w:r w:rsidR="008013AA">
          <w:t>function,</w:t>
        </w:r>
      </w:ins>
      <w:r>
        <w:t xml:space="preserve"> we are telling the JavaScript to add an SVG element. </w:t>
      </w:r>
      <w:r w:rsidR="008C68EA">
        <w:t>Next,</w:t>
      </w:r>
      <w:r>
        <w:t xml:space="preserve"> we set the size of the objects container using the .attr</w:t>
      </w:r>
      <w:ins w:id="198" w:author="Weston, Gareth [2]" w:date="2017-01-06T16:36:00Z">
        <w:r w:rsidR="008013AA">
          <w:t>()</w:t>
        </w:r>
      </w:ins>
      <w:r>
        <w:t xml:space="preserve"> function.</w:t>
      </w:r>
    </w:p>
    <w:p w14:paraId="2EF509E0" w14:textId="77777777" w:rsidR="004E652F" w:rsidRDefault="00397019">
      <w:pPr>
        <w:keepNext/>
      </w:pPr>
      <w:r>
        <w:rPr>
          <w:noProof/>
          <w:lang w:eastAsia="en-GB"/>
        </w:rPr>
        <w:drawing>
          <wp:inline distT="0" distB="0" distL="0" distR="0" wp14:anchorId="56FD3275" wp14:editId="4A85A751">
            <wp:extent cx="3181350" cy="113619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3_example_demo2_stage2a.PNG"/>
                    <pic:cNvPicPr/>
                  </pic:nvPicPr>
                  <pic:blipFill>
                    <a:blip r:embed="rId26">
                      <a:extLst>
                        <a:ext uri="{28A0092B-C50C-407E-A947-70E740481C1C}">
                          <a14:useLocalDpi xmlns:a14="http://schemas.microsoft.com/office/drawing/2010/main" val="0"/>
                        </a:ext>
                      </a:extLst>
                    </a:blip>
                    <a:stretch>
                      <a:fillRect/>
                    </a:stretch>
                  </pic:blipFill>
                  <pic:spPr>
                    <a:xfrm>
                      <a:off x="0" y="0"/>
                      <a:ext cx="3185607" cy="1137716"/>
                    </a:xfrm>
                    <a:prstGeom prst="rect">
                      <a:avLst/>
                    </a:prstGeom>
                  </pic:spPr>
                </pic:pic>
              </a:graphicData>
            </a:graphic>
          </wp:inline>
        </w:drawing>
      </w:r>
    </w:p>
    <w:p w14:paraId="4EDD4C69" w14:textId="38EAE587" w:rsidR="00397019" w:rsidRDefault="004E652F">
      <w:pPr>
        <w:pStyle w:val="Caption"/>
      </w:pPr>
      <w:r>
        <w:t xml:space="preserve">Figure </w:t>
      </w:r>
      <w:fldSimple w:instr=" SEQ Figure \* ARABIC ">
        <w:r w:rsidR="001E1F18">
          <w:rPr>
            <w:noProof/>
          </w:rPr>
          <w:t>9</w:t>
        </w:r>
      </w:fldSimple>
      <w:r>
        <w:t xml:space="preserve"> - Example 9 JavaScript Code</w:t>
      </w:r>
    </w:p>
    <w:p w14:paraId="1AC92ACB" w14:textId="17E9A5C7" w:rsidR="00397019" w:rsidRDefault="00397019">
      <w:r>
        <w:t>Finally</w:t>
      </w:r>
      <w:ins w:id="199" w:author="LilyJoRose Lambert" w:date="2017-01-05T10:33:00Z">
        <w:r w:rsidR="00A056E4">
          <w:t xml:space="preserve">, </w:t>
        </w:r>
      </w:ins>
      <w:del w:id="200" w:author="LilyJoRose Lambert" w:date="2017-01-05T10:33:00Z">
        <w:r w:rsidDel="00A056E4">
          <w:delText xml:space="preserve"> </w:delText>
        </w:r>
      </w:del>
      <w:r>
        <w:t>a call is made to the variable demoSVG which creates and appends the followi</w:t>
      </w:r>
      <w:r w:rsidR="0081086A">
        <w:t>ng code to the div. T</w:t>
      </w:r>
      <w:r>
        <w:t xml:space="preserve">his method contains the styling of the circle built into the JavaScript code as opposed to using a separate CSS file for the </w:t>
      </w:r>
      <w:r w:rsidR="00AC4082">
        <w:t>styling</w:t>
      </w:r>
      <w:r>
        <w:t>. Using the .attr</w:t>
      </w:r>
      <w:r w:rsidR="0081086A">
        <w:t>()</w:t>
      </w:r>
      <w:r>
        <w:t xml:space="preserve"> function the circle radius, x and y axis are set.</w:t>
      </w:r>
    </w:p>
    <w:p w14:paraId="144CEFE9" w14:textId="77777777" w:rsidR="00DD5E73" w:rsidRDefault="00397019">
      <w:pPr>
        <w:keepNext/>
      </w:pPr>
      <w:r>
        <w:rPr>
          <w:noProof/>
          <w:lang w:eastAsia="en-GB"/>
        </w:rPr>
        <w:lastRenderedPageBreak/>
        <w:drawing>
          <wp:inline distT="0" distB="0" distL="0" distR="0" wp14:anchorId="0470AF16" wp14:editId="71F99E9B">
            <wp:extent cx="3575234" cy="261633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3_example_demo2_stage2b.PNG"/>
                    <pic:cNvPicPr/>
                  </pic:nvPicPr>
                  <pic:blipFill>
                    <a:blip r:embed="rId27">
                      <a:extLst>
                        <a:ext uri="{28A0092B-C50C-407E-A947-70E740481C1C}">
                          <a14:useLocalDpi xmlns:a14="http://schemas.microsoft.com/office/drawing/2010/main" val="0"/>
                        </a:ext>
                      </a:extLst>
                    </a:blip>
                    <a:stretch>
                      <a:fillRect/>
                    </a:stretch>
                  </pic:blipFill>
                  <pic:spPr>
                    <a:xfrm>
                      <a:off x="0" y="0"/>
                      <a:ext cx="3575234" cy="2616334"/>
                    </a:xfrm>
                    <a:prstGeom prst="rect">
                      <a:avLst/>
                    </a:prstGeom>
                  </pic:spPr>
                </pic:pic>
              </a:graphicData>
            </a:graphic>
          </wp:inline>
        </w:drawing>
      </w:r>
    </w:p>
    <w:p w14:paraId="327B6EA3" w14:textId="78C946F7" w:rsidR="00397019" w:rsidRDefault="00DD5E73">
      <w:pPr>
        <w:pStyle w:val="Caption"/>
      </w:pPr>
      <w:r>
        <w:t xml:space="preserve">Figure </w:t>
      </w:r>
      <w:fldSimple w:instr=" SEQ Figure \* ARABIC ">
        <w:r w:rsidR="001E1F18">
          <w:rPr>
            <w:noProof/>
          </w:rPr>
          <w:t>10</w:t>
        </w:r>
      </w:fldSimple>
      <w:r>
        <w:t xml:space="preserve"> - JavaScript Code Example</w:t>
      </w:r>
    </w:p>
    <w:p w14:paraId="4450223B" w14:textId="77777777" w:rsidR="00397019" w:rsidRDefault="00397019">
      <w:r>
        <w:t xml:space="preserve">Below is the circle which is created using HTML, JavaScript with the D3 library. </w:t>
      </w:r>
    </w:p>
    <w:p w14:paraId="39A35D92" w14:textId="77777777" w:rsidR="00DD5E73" w:rsidRDefault="00397019">
      <w:pPr>
        <w:keepNext/>
      </w:pPr>
      <w:r>
        <w:rPr>
          <w:noProof/>
          <w:lang w:eastAsia="en-GB"/>
        </w:rPr>
        <w:drawing>
          <wp:inline distT="0" distB="0" distL="0" distR="0" wp14:anchorId="10468251" wp14:editId="7C022760">
            <wp:extent cx="997001" cy="10478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3_example_demo2_stage2c.PNG"/>
                    <pic:cNvPicPr/>
                  </pic:nvPicPr>
                  <pic:blipFill>
                    <a:blip r:embed="rId28">
                      <a:extLst>
                        <a:ext uri="{28A0092B-C50C-407E-A947-70E740481C1C}">
                          <a14:useLocalDpi xmlns:a14="http://schemas.microsoft.com/office/drawing/2010/main" val="0"/>
                        </a:ext>
                      </a:extLst>
                    </a:blip>
                    <a:stretch>
                      <a:fillRect/>
                    </a:stretch>
                  </pic:blipFill>
                  <pic:spPr>
                    <a:xfrm>
                      <a:off x="0" y="0"/>
                      <a:ext cx="997001" cy="1047804"/>
                    </a:xfrm>
                    <a:prstGeom prst="rect">
                      <a:avLst/>
                    </a:prstGeom>
                  </pic:spPr>
                </pic:pic>
              </a:graphicData>
            </a:graphic>
          </wp:inline>
        </w:drawing>
      </w:r>
    </w:p>
    <w:p w14:paraId="513E020E" w14:textId="4A245C92" w:rsidR="00397019" w:rsidRDefault="00DD5E73">
      <w:pPr>
        <w:pStyle w:val="Caption"/>
      </w:pPr>
      <w:r>
        <w:t xml:space="preserve">Figure </w:t>
      </w:r>
      <w:fldSimple w:instr=" SEQ Figure \* ARABIC ">
        <w:r w:rsidR="001E1F18">
          <w:rPr>
            <w:noProof/>
          </w:rPr>
          <w:t>11</w:t>
        </w:r>
      </w:fldSimple>
      <w:r>
        <w:t xml:space="preserve"> - Circle created using D3.js</w:t>
      </w:r>
    </w:p>
    <w:p w14:paraId="4497C89F" w14:textId="62A8182A" w:rsidR="00397019" w:rsidRPr="00397019" w:rsidRDefault="00397019">
      <w:r>
        <w:t xml:space="preserve">This demonstration creates a single orange circle with a black stroke using the functions within the D3.js library. D3 works by simply manipulating the document object model using </w:t>
      </w:r>
      <w:del w:id="201" w:author="Weston, Gareth [2]" w:date="2017-01-06T17:07:00Z">
        <w:r w:rsidDel="00730866">
          <w:delText xml:space="preserve">the </w:delText>
        </w:r>
      </w:del>
      <w:r>
        <w:t>JavaScript</w:t>
      </w:r>
      <w:ins w:id="202" w:author="Weston, Gareth [2]" w:date="2017-01-06T17:07:00Z">
        <w:r w:rsidR="00730866">
          <w:t xml:space="preserve"> </w:t>
        </w:r>
      </w:ins>
      <w:del w:id="203" w:author="Weston, Gareth [2]" w:date="2017-01-06T17:07:00Z">
        <w:r w:rsidDel="00730866">
          <w:delText xml:space="preserve"> client side programming language </w:delText>
        </w:r>
      </w:del>
      <w:r>
        <w:t xml:space="preserve">to create an SVG image with its own </w:t>
      </w:r>
      <w:del w:id="204" w:author="Weston, Gareth [2]" w:date="2017-01-06T17:07:00Z">
        <w:r w:rsidDel="00730866">
          <w:delText>attributes which</w:delText>
        </w:r>
      </w:del>
      <w:ins w:id="205" w:author="Weston, Gareth [2]" w:date="2017-01-06T17:07:00Z">
        <w:r w:rsidR="00730866">
          <w:t>attributes, which</w:t>
        </w:r>
      </w:ins>
      <w:r>
        <w:t xml:space="preserve"> are defined within the JavaScript code.</w:t>
      </w:r>
    </w:p>
    <w:p w14:paraId="64820E26" w14:textId="3A4CDF5F" w:rsidR="003229FA" w:rsidRDefault="003229FA">
      <w:pPr>
        <w:pStyle w:val="Heading2"/>
      </w:pPr>
      <w:bookmarkStart w:id="206" w:name="_Toc471204375"/>
      <w:r>
        <w:t xml:space="preserve">D3 </w:t>
      </w:r>
      <w:r w:rsidR="00AC4082">
        <w:t>Basic Bar Chart E</w:t>
      </w:r>
      <w:r>
        <w:t>xample</w:t>
      </w:r>
      <w:bookmarkEnd w:id="206"/>
    </w:p>
    <w:p w14:paraId="354FC2C7" w14:textId="0A9B0269" w:rsidR="00397019" w:rsidRDefault="00397019">
      <w:r>
        <w:t>To demon</w:t>
      </w:r>
      <w:r w:rsidR="00AC4082">
        <w:t xml:space="preserve">strate the simplicity of D3.js the following example </w:t>
      </w:r>
      <w:r w:rsidR="0081086A">
        <w:t xml:space="preserve">creates a bar chart </w:t>
      </w:r>
      <w:r w:rsidR="00AC4082">
        <w:t>using codepen.</w:t>
      </w:r>
    </w:p>
    <w:p w14:paraId="4FF02070" w14:textId="77777777" w:rsidR="00397019" w:rsidRDefault="00397019">
      <w:pPr>
        <w:pStyle w:val="Heading3"/>
      </w:pPr>
      <w:bookmarkStart w:id="207" w:name="_Toc471204376"/>
      <w:r>
        <w:t>Stage One</w:t>
      </w:r>
      <w:bookmarkEnd w:id="207"/>
    </w:p>
    <w:p w14:paraId="4A1941DA" w14:textId="77777777" w:rsidR="00397019" w:rsidRDefault="00397019">
      <w:pPr>
        <w:pStyle w:val="ListParagraph"/>
        <w:numPr>
          <w:ilvl w:val="0"/>
          <w:numId w:val="4"/>
        </w:numPr>
      </w:pPr>
      <w:r>
        <w:t>Create the HTML document</w:t>
      </w:r>
    </w:p>
    <w:p w14:paraId="460027E1" w14:textId="77777777" w:rsidR="00397019" w:rsidRDefault="00397019">
      <w:pPr>
        <w:pStyle w:val="ListParagraph"/>
        <w:numPr>
          <w:ilvl w:val="0"/>
          <w:numId w:val="4"/>
        </w:numPr>
      </w:pPr>
      <w:r>
        <w:t>Link the D3.js library</w:t>
      </w:r>
    </w:p>
    <w:p w14:paraId="0F06BADB" w14:textId="77777777" w:rsidR="00397019" w:rsidRDefault="00397019">
      <w:pPr>
        <w:pStyle w:val="ListParagraph"/>
        <w:numPr>
          <w:ilvl w:val="0"/>
          <w:numId w:val="4"/>
        </w:numPr>
      </w:pPr>
      <w:r>
        <w:t>Create an empty div</w:t>
      </w:r>
    </w:p>
    <w:p w14:paraId="0231832C" w14:textId="77777777" w:rsidR="002C4DDB" w:rsidRDefault="00397019">
      <w:pPr>
        <w:keepNext/>
      </w:pPr>
      <w:r>
        <w:rPr>
          <w:noProof/>
          <w:lang w:eastAsia="en-GB"/>
        </w:rPr>
        <w:lastRenderedPageBreak/>
        <w:drawing>
          <wp:inline distT="0" distB="0" distL="0" distR="0" wp14:anchorId="46BD49E2" wp14:editId="66C84DA6">
            <wp:extent cx="3899100" cy="133991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3_example_stage1.PNG"/>
                    <pic:cNvPicPr/>
                  </pic:nvPicPr>
                  <pic:blipFill>
                    <a:blip r:embed="rId29">
                      <a:extLst>
                        <a:ext uri="{28A0092B-C50C-407E-A947-70E740481C1C}">
                          <a14:useLocalDpi xmlns:a14="http://schemas.microsoft.com/office/drawing/2010/main" val="0"/>
                        </a:ext>
                      </a:extLst>
                    </a:blip>
                    <a:stretch>
                      <a:fillRect/>
                    </a:stretch>
                  </pic:blipFill>
                  <pic:spPr>
                    <a:xfrm>
                      <a:off x="0" y="0"/>
                      <a:ext cx="3899100" cy="1339919"/>
                    </a:xfrm>
                    <a:prstGeom prst="rect">
                      <a:avLst/>
                    </a:prstGeom>
                  </pic:spPr>
                </pic:pic>
              </a:graphicData>
            </a:graphic>
          </wp:inline>
        </w:drawing>
      </w:r>
    </w:p>
    <w:p w14:paraId="103B2E6A" w14:textId="79D74A42" w:rsidR="00397019" w:rsidRDefault="002C4DDB">
      <w:pPr>
        <w:pStyle w:val="Caption"/>
      </w:pPr>
      <w:r>
        <w:t xml:space="preserve">Figure </w:t>
      </w:r>
      <w:fldSimple w:instr=" SEQ Figure \* ARABIC ">
        <w:r w:rsidR="001E1F18">
          <w:rPr>
            <w:noProof/>
          </w:rPr>
          <w:t>12</w:t>
        </w:r>
      </w:fldSimple>
      <w:r>
        <w:t xml:space="preserve"> - Barchart HTML code</w:t>
      </w:r>
    </w:p>
    <w:p w14:paraId="49705D97" w14:textId="77777777" w:rsidR="00397019" w:rsidRDefault="00397019">
      <w:pPr>
        <w:pStyle w:val="Heading3"/>
      </w:pPr>
      <w:bookmarkStart w:id="208" w:name="_Toc471204377"/>
      <w:r>
        <w:t>Stage Two</w:t>
      </w:r>
      <w:bookmarkEnd w:id="208"/>
    </w:p>
    <w:p w14:paraId="76C355D3" w14:textId="2B60B88F" w:rsidR="00397019" w:rsidRDefault="00397019">
      <w:r>
        <w:t xml:space="preserve">Add </w:t>
      </w:r>
      <w:del w:id="209" w:author="LilyJoRose Lambert" w:date="2017-01-05T10:46:00Z">
        <w:r w:rsidR="0081086A" w:rsidDel="001F7DAA">
          <w:delText xml:space="preserve"> </w:delText>
        </w:r>
      </w:del>
      <w:r w:rsidR="0081086A">
        <w:t xml:space="preserve">the </w:t>
      </w:r>
      <w:r>
        <w:t>styling usi</w:t>
      </w:r>
      <w:r w:rsidR="0081086A">
        <w:t>ng CSS</w:t>
      </w:r>
    </w:p>
    <w:p w14:paraId="3EC0760A" w14:textId="0DF061C9" w:rsidR="00397019" w:rsidRDefault="00397019">
      <w:pPr>
        <w:pStyle w:val="ListParagraph"/>
        <w:numPr>
          <w:ilvl w:val="0"/>
          <w:numId w:val="5"/>
        </w:numPr>
      </w:pPr>
      <w:r>
        <w:t>Add a font style</w:t>
      </w:r>
    </w:p>
    <w:p w14:paraId="787D372B" w14:textId="77777777" w:rsidR="00397019" w:rsidRDefault="00397019">
      <w:pPr>
        <w:pStyle w:val="ListParagraph"/>
        <w:numPr>
          <w:ilvl w:val="0"/>
          <w:numId w:val="5"/>
        </w:numPr>
      </w:pPr>
      <w:r>
        <w:t>Add a background colour</w:t>
      </w:r>
    </w:p>
    <w:p w14:paraId="76BA6F25" w14:textId="77777777" w:rsidR="00397019" w:rsidRDefault="00397019">
      <w:pPr>
        <w:pStyle w:val="ListParagraph"/>
        <w:numPr>
          <w:ilvl w:val="0"/>
          <w:numId w:val="5"/>
        </w:numPr>
      </w:pPr>
      <w:r>
        <w:t>Set the text alignment</w:t>
      </w:r>
    </w:p>
    <w:p w14:paraId="6946C876" w14:textId="77777777" w:rsidR="00397019" w:rsidRDefault="00397019">
      <w:pPr>
        <w:pStyle w:val="ListParagraph"/>
        <w:numPr>
          <w:ilvl w:val="0"/>
          <w:numId w:val="5"/>
        </w:numPr>
      </w:pPr>
      <w:r>
        <w:t>Add some padding</w:t>
      </w:r>
    </w:p>
    <w:p w14:paraId="5B8557F8" w14:textId="77777777" w:rsidR="00397019" w:rsidRDefault="00397019">
      <w:pPr>
        <w:pStyle w:val="ListParagraph"/>
        <w:numPr>
          <w:ilvl w:val="0"/>
          <w:numId w:val="5"/>
        </w:numPr>
      </w:pPr>
      <w:r>
        <w:t>Add the margins</w:t>
      </w:r>
    </w:p>
    <w:p w14:paraId="258C9DA9" w14:textId="77777777" w:rsidR="00397019" w:rsidRDefault="00397019">
      <w:pPr>
        <w:pStyle w:val="ListParagraph"/>
        <w:numPr>
          <w:ilvl w:val="0"/>
          <w:numId w:val="5"/>
        </w:numPr>
      </w:pPr>
      <w:r>
        <w:t>Add some colour</w:t>
      </w:r>
    </w:p>
    <w:p w14:paraId="0E384024" w14:textId="77777777" w:rsidR="002C4DDB" w:rsidRDefault="00397019">
      <w:pPr>
        <w:keepNext/>
        <w:ind w:left="360"/>
      </w:pPr>
      <w:r>
        <w:rPr>
          <w:noProof/>
          <w:lang w:eastAsia="en-GB"/>
        </w:rPr>
        <w:drawing>
          <wp:inline distT="0" distB="0" distL="0" distR="0" wp14:anchorId="2D57BE62" wp14:editId="1A2F90B8">
            <wp:extent cx="3854648" cy="2178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3_example_stage2.PNG"/>
                    <pic:cNvPicPr/>
                  </pic:nvPicPr>
                  <pic:blipFill>
                    <a:blip r:embed="rId30">
                      <a:extLst>
                        <a:ext uri="{28A0092B-C50C-407E-A947-70E740481C1C}">
                          <a14:useLocalDpi xmlns:a14="http://schemas.microsoft.com/office/drawing/2010/main" val="0"/>
                        </a:ext>
                      </a:extLst>
                    </a:blip>
                    <a:stretch>
                      <a:fillRect/>
                    </a:stretch>
                  </pic:blipFill>
                  <pic:spPr>
                    <a:xfrm>
                      <a:off x="0" y="0"/>
                      <a:ext cx="3854648" cy="2178162"/>
                    </a:xfrm>
                    <a:prstGeom prst="rect">
                      <a:avLst/>
                    </a:prstGeom>
                  </pic:spPr>
                </pic:pic>
              </a:graphicData>
            </a:graphic>
          </wp:inline>
        </w:drawing>
      </w:r>
    </w:p>
    <w:p w14:paraId="1E892AB2" w14:textId="6DD43EFD" w:rsidR="00397019" w:rsidRDefault="002C4DDB">
      <w:pPr>
        <w:pStyle w:val="Caption"/>
      </w:pPr>
      <w:r>
        <w:t xml:space="preserve">Figure </w:t>
      </w:r>
      <w:fldSimple w:instr=" SEQ Figure \* ARABIC ">
        <w:r w:rsidR="001E1F18">
          <w:rPr>
            <w:noProof/>
          </w:rPr>
          <w:t>13</w:t>
        </w:r>
      </w:fldSimple>
      <w:r>
        <w:t xml:space="preserve"> - Bar Chart CSS Code</w:t>
      </w:r>
    </w:p>
    <w:p w14:paraId="0F37C163" w14:textId="77777777" w:rsidR="00397019" w:rsidRDefault="00397019">
      <w:pPr>
        <w:pStyle w:val="Heading3"/>
      </w:pPr>
      <w:bookmarkStart w:id="210" w:name="_Toc471204378"/>
      <w:r>
        <w:t>Stage Three</w:t>
      </w:r>
      <w:bookmarkEnd w:id="210"/>
    </w:p>
    <w:p w14:paraId="6902BAD2" w14:textId="77777777" w:rsidR="00397019" w:rsidRDefault="00397019">
      <w:r>
        <w:t>Creating the JavaScript code is the most important part of the d3.js framework this binds the data to a visual.</w:t>
      </w:r>
    </w:p>
    <w:p w14:paraId="28C5EB8C" w14:textId="3CA680D5" w:rsidR="00397019" w:rsidRDefault="00397019">
      <w:pPr>
        <w:pStyle w:val="ListParagraph"/>
        <w:numPr>
          <w:ilvl w:val="0"/>
          <w:numId w:val="6"/>
        </w:numPr>
      </w:pPr>
      <w:r>
        <w:t>Create an</w:t>
      </w:r>
      <w:r w:rsidR="00AC4082">
        <w:t xml:space="preserve"> array which contains the data to be used</w:t>
      </w:r>
    </w:p>
    <w:p w14:paraId="4BEA2ADB" w14:textId="77777777" w:rsidR="00397019" w:rsidRDefault="00397019">
      <w:pPr>
        <w:pStyle w:val="ListParagraph"/>
        <w:numPr>
          <w:ilvl w:val="0"/>
          <w:numId w:val="6"/>
        </w:numPr>
      </w:pPr>
      <w:r>
        <w:t>Set the data transformation quantitative scale using a built in d3 function</w:t>
      </w:r>
    </w:p>
    <w:p w14:paraId="717AFAF5" w14:textId="77777777" w:rsidR="00397019" w:rsidRDefault="00397019">
      <w:pPr>
        <w:pStyle w:val="ListParagraph"/>
        <w:numPr>
          <w:ilvl w:val="0"/>
          <w:numId w:val="6"/>
        </w:numPr>
      </w:pPr>
      <w:r>
        <w:t>Select the div using its class name as the target output</w:t>
      </w:r>
    </w:p>
    <w:p w14:paraId="15FA7C52" w14:textId="5D36B066" w:rsidR="00397019" w:rsidRDefault="008013AA">
      <w:pPr>
        <w:pStyle w:val="ListParagraph"/>
        <w:numPr>
          <w:ilvl w:val="0"/>
          <w:numId w:val="6"/>
        </w:numPr>
      </w:pPr>
      <w:ins w:id="211" w:author="Weston, Gareth [2]" w:date="2017-01-06T16:38:00Z">
        <w:r>
          <w:lastRenderedPageBreak/>
          <w:t xml:space="preserve">The </w:t>
        </w:r>
      </w:ins>
      <w:r w:rsidR="00397019">
        <w:t>Selectall</w:t>
      </w:r>
      <w:ins w:id="212" w:author="Weston, Gareth [2]" w:date="2017-01-06T16:38:00Z">
        <w:r>
          <w:t>() function</w:t>
        </w:r>
      </w:ins>
      <w:r w:rsidR="00397019">
        <w:t xml:space="preserve"> </w:t>
      </w:r>
      <w:r w:rsidR="00AC4082">
        <w:t>targets the</w:t>
      </w:r>
      <w:r w:rsidR="00397019">
        <w:t xml:space="preserve"> empty div element based upon the parent for each data point</w:t>
      </w:r>
    </w:p>
    <w:p w14:paraId="45801E3F" w14:textId="77777777" w:rsidR="00397019" w:rsidRDefault="00397019">
      <w:pPr>
        <w:pStyle w:val="ListParagraph"/>
        <w:numPr>
          <w:ilvl w:val="0"/>
          <w:numId w:val="6"/>
        </w:numPr>
      </w:pPr>
      <w:r>
        <w:t>Invoke the data to create the bind between the data and the visual</w:t>
      </w:r>
    </w:p>
    <w:p w14:paraId="5F15232A" w14:textId="77777777" w:rsidR="00397019" w:rsidRDefault="00397019">
      <w:pPr>
        <w:pStyle w:val="ListParagraph"/>
        <w:numPr>
          <w:ilvl w:val="0"/>
          <w:numId w:val="6"/>
        </w:numPr>
      </w:pPr>
      <w:r>
        <w:t>.enter().append(“div”) appends the data to a child div</w:t>
      </w:r>
    </w:p>
    <w:p w14:paraId="48F2D8A6" w14:textId="77777777" w:rsidR="00397019" w:rsidRDefault="00397019">
      <w:pPr>
        <w:pStyle w:val="ListParagraph"/>
        <w:numPr>
          <w:ilvl w:val="0"/>
          <w:numId w:val="6"/>
        </w:numPr>
      </w:pPr>
      <w:r>
        <w:t xml:space="preserve">Set the width of each bar which is a multiple of the associated data  </w:t>
      </w:r>
    </w:p>
    <w:p w14:paraId="276E42B4" w14:textId="77777777" w:rsidR="00397019" w:rsidRDefault="00397019">
      <w:pPr>
        <w:pStyle w:val="ListParagraph"/>
        <w:numPr>
          <w:ilvl w:val="0"/>
          <w:numId w:val="6"/>
        </w:numPr>
      </w:pPr>
      <w:r>
        <w:t>Add the associated data text labels</w:t>
      </w:r>
    </w:p>
    <w:p w14:paraId="17C1C20D" w14:textId="77777777" w:rsidR="002C4DDB" w:rsidRDefault="00397019">
      <w:pPr>
        <w:keepNext/>
      </w:pPr>
      <w:r>
        <w:rPr>
          <w:noProof/>
          <w:lang w:eastAsia="en-GB"/>
        </w:rPr>
        <w:drawing>
          <wp:inline distT="0" distB="0" distL="0" distR="0" wp14:anchorId="2DCF9187" wp14:editId="0F0EA1BE">
            <wp:extent cx="4673840" cy="28639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3_example_stage3.PNG"/>
                    <pic:cNvPicPr/>
                  </pic:nvPicPr>
                  <pic:blipFill>
                    <a:blip r:embed="rId31">
                      <a:extLst>
                        <a:ext uri="{28A0092B-C50C-407E-A947-70E740481C1C}">
                          <a14:useLocalDpi xmlns:a14="http://schemas.microsoft.com/office/drawing/2010/main" val="0"/>
                        </a:ext>
                      </a:extLst>
                    </a:blip>
                    <a:stretch>
                      <a:fillRect/>
                    </a:stretch>
                  </pic:blipFill>
                  <pic:spPr>
                    <a:xfrm>
                      <a:off x="0" y="0"/>
                      <a:ext cx="4673840" cy="2863997"/>
                    </a:xfrm>
                    <a:prstGeom prst="rect">
                      <a:avLst/>
                    </a:prstGeom>
                  </pic:spPr>
                </pic:pic>
              </a:graphicData>
            </a:graphic>
          </wp:inline>
        </w:drawing>
      </w:r>
    </w:p>
    <w:p w14:paraId="7F3E1FE5" w14:textId="2A230FEE" w:rsidR="002C4DDB" w:rsidRDefault="002C4DDB">
      <w:pPr>
        <w:pStyle w:val="Caption"/>
      </w:pPr>
      <w:r>
        <w:t xml:space="preserve">Figure </w:t>
      </w:r>
      <w:fldSimple w:instr=" SEQ Figure \* ARABIC ">
        <w:r w:rsidR="001E1F18">
          <w:rPr>
            <w:noProof/>
          </w:rPr>
          <w:t>14</w:t>
        </w:r>
      </w:fldSimple>
      <w:r>
        <w:t xml:space="preserve"> - Bar Chart JavaScript Code</w:t>
      </w:r>
    </w:p>
    <w:p w14:paraId="7BC3A6C2" w14:textId="5D6381D5" w:rsidR="00397019" w:rsidRPr="00416140" w:rsidRDefault="00397019">
      <w:r>
        <w:t xml:space="preserve"> </w:t>
      </w:r>
      <w:bookmarkStart w:id="213" w:name="_Toc471204379"/>
      <w:r>
        <w:t>Final Result</w:t>
      </w:r>
      <w:bookmarkEnd w:id="213"/>
    </w:p>
    <w:p w14:paraId="1BE15B23" w14:textId="6E29CDBD" w:rsidR="00397019" w:rsidRDefault="00397019">
      <w:r>
        <w:t xml:space="preserve">From the collection of </w:t>
      </w:r>
      <w:del w:id="214" w:author="Weston, Gareth [2]" w:date="2017-01-06T17:10:00Z">
        <w:r w:rsidDel="00E8202D">
          <w:delText>stage</w:delText>
        </w:r>
      </w:del>
      <w:ins w:id="215" w:author="Weston, Gareth [2]" w:date="2017-01-06T17:10:00Z">
        <w:r w:rsidR="00E8202D">
          <w:t>stages,</w:t>
        </w:r>
      </w:ins>
      <w:del w:id="216" w:author="Weston, Gareth [2]" w:date="2017-01-06T17:10:00Z">
        <w:r w:rsidDel="00E8202D">
          <w:delText xml:space="preserve"> one, two and three </w:delText>
        </w:r>
      </w:del>
      <w:ins w:id="217" w:author="Weston, Gareth [2]" w:date="2017-01-06T17:10:00Z">
        <w:r w:rsidR="00E8202D">
          <w:t xml:space="preserve"> </w:t>
        </w:r>
      </w:ins>
      <w:r>
        <w:t xml:space="preserve">the results are shown below. This </w:t>
      </w:r>
      <w:ins w:id="218" w:author="Weston, Gareth [2]" w:date="2017-01-06T17:07:00Z">
        <w:r w:rsidR="00730866">
          <w:t xml:space="preserve">example shows a </w:t>
        </w:r>
      </w:ins>
      <w:del w:id="219" w:author="Weston, Gareth [2]" w:date="2017-01-06T17:08:00Z">
        <w:r w:rsidDel="00730866">
          <w:delText xml:space="preserve">is a </w:delText>
        </w:r>
      </w:del>
      <w:r>
        <w:t>simple bar chart</w:t>
      </w:r>
      <w:del w:id="220" w:author="Weston, Gareth [2]" w:date="2017-01-06T17:08:00Z">
        <w:r w:rsidDel="00730866">
          <w:delText xml:space="preserve"> with a small selection of the built in functions that</w:delText>
        </w:r>
      </w:del>
      <w:ins w:id="221" w:author="Weston, Gareth [2]" w:date="2017-01-06T17:08:00Z">
        <w:r w:rsidR="00730866">
          <w:t xml:space="preserve"> showcasing a small selection of tools</w:t>
        </w:r>
      </w:ins>
      <w:r>
        <w:t xml:space="preserve"> D3.js has to offer.</w:t>
      </w:r>
    </w:p>
    <w:p w14:paraId="135229DD" w14:textId="77777777" w:rsidR="002C4DDB" w:rsidRDefault="00397019">
      <w:pPr>
        <w:keepNext/>
      </w:pPr>
      <w:r>
        <w:rPr>
          <w:noProof/>
          <w:lang w:eastAsia="en-GB"/>
        </w:rPr>
        <w:drawing>
          <wp:inline distT="0" distB="0" distL="0" distR="0" wp14:anchorId="3F5FA441" wp14:editId="532D2E39">
            <wp:extent cx="4400550" cy="146502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3_example_stage4.PNG"/>
                    <pic:cNvPicPr/>
                  </pic:nvPicPr>
                  <pic:blipFill>
                    <a:blip r:embed="rId32">
                      <a:extLst>
                        <a:ext uri="{28A0092B-C50C-407E-A947-70E740481C1C}">
                          <a14:useLocalDpi xmlns:a14="http://schemas.microsoft.com/office/drawing/2010/main" val="0"/>
                        </a:ext>
                      </a:extLst>
                    </a:blip>
                    <a:stretch>
                      <a:fillRect/>
                    </a:stretch>
                  </pic:blipFill>
                  <pic:spPr>
                    <a:xfrm>
                      <a:off x="0" y="0"/>
                      <a:ext cx="4410502" cy="1468334"/>
                    </a:xfrm>
                    <a:prstGeom prst="rect">
                      <a:avLst/>
                    </a:prstGeom>
                  </pic:spPr>
                </pic:pic>
              </a:graphicData>
            </a:graphic>
          </wp:inline>
        </w:drawing>
      </w:r>
    </w:p>
    <w:p w14:paraId="3613CCBA" w14:textId="660117A3" w:rsidR="00D90E86" w:rsidRDefault="002C4DDB">
      <w:pPr>
        <w:pStyle w:val="Caption"/>
      </w:pPr>
      <w:r>
        <w:t xml:space="preserve">Figure </w:t>
      </w:r>
      <w:fldSimple w:instr=" SEQ Figure \* ARABIC ">
        <w:r w:rsidR="001E1F18">
          <w:rPr>
            <w:noProof/>
          </w:rPr>
          <w:t>15</w:t>
        </w:r>
      </w:fldSimple>
      <w:r>
        <w:t xml:space="preserve"> - Bar Chart </w:t>
      </w:r>
      <w:del w:id="222" w:author="Weston, Gareth [2]" w:date="2017-01-06T17:10:00Z">
        <w:r w:rsidDel="00E8202D">
          <w:delText>Final Result</w:delText>
        </w:r>
      </w:del>
      <w:ins w:id="223" w:author="Weston, Gareth [2]" w:date="2017-01-06T17:10:00Z">
        <w:r w:rsidR="00E8202D">
          <w:t>Result</w:t>
        </w:r>
      </w:ins>
    </w:p>
    <w:p w14:paraId="011189AE" w14:textId="77777777" w:rsidR="002C4DDB" w:rsidRPr="002C4DDB" w:rsidRDefault="002C4DDB"/>
    <w:p w14:paraId="4D6D1005" w14:textId="1B3E3D01" w:rsidR="00AC4082" w:rsidRDefault="00F873D9">
      <w:pPr>
        <w:pStyle w:val="Heading2"/>
      </w:pPr>
      <w:bookmarkStart w:id="224" w:name="_Toc471204380"/>
      <w:r>
        <w:lastRenderedPageBreak/>
        <w:t>D3 Advanced Bar Chart Example</w:t>
      </w:r>
      <w:bookmarkEnd w:id="224"/>
    </w:p>
    <w:p w14:paraId="73A9496D" w14:textId="1ABD6DBF" w:rsidR="0095550C" w:rsidRDefault="00F873D9">
      <w:r>
        <w:t>This demonstration</w:t>
      </w:r>
      <w:del w:id="225" w:author="Weston, Gareth [2]" w:date="2017-01-06T17:10:00Z">
        <w:r w:rsidDel="00E8202D">
          <w:delText xml:space="preserve"> is</w:delText>
        </w:r>
      </w:del>
      <w:r>
        <w:t xml:space="preserve"> based on the data produced in direct relation to the research data provided by the Manchester </w:t>
      </w:r>
      <w:r w:rsidR="0095550C">
        <w:t xml:space="preserve">based data logging </w:t>
      </w:r>
      <w:r>
        <w:t>company</w:t>
      </w:r>
      <w:r w:rsidR="0095550C">
        <w:t xml:space="preserve"> </w:t>
      </w:r>
      <w:r w:rsidR="008C68EA">
        <w:t>within</w:t>
      </w:r>
      <w:r>
        <w:t xml:space="preserve"> this technical report.</w:t>
      </w:r>
    </w:p>
    <w:p w14:paraId="06BFD3D8" w14:textId="590FA208" w:rsidR="008D3897" w:rsidRDefault="008B7A09">
      <w:r>
        <w:t xml:space="preserve">This data has been processed and converted to a JSON format as explained in </w:t>
      </w:r>
      <w:del w:id="226" w:author="LilyJoRose Lambert" w:date="2017-01-05T10:49:00Z">
        <w:r w:rsidDel="001F7DAA">
          <w:delText xml:space="preserve">the </w:delText>
        </w:r>
      </w:del>
      <w:ins w:id="227" w:author="LilyJoRose Lambert" w:date="2017-01-05T10:49:00Z">
        <w:r w:rsidR="001F7DAA">
          <w:t>S</w:t>
        </w:r>
      </w:ins>
      <w:del w:id="228" w:author="LilyJoRose Lambert" w:date="2017-01-05T10:49:00Z">
        <w:r w:rsidDel="001F7DAA">
          <w:delText>s</w:delText>
        </w:r>
      </w:del>
      <w:r>
        <w:t>ection</w:t>
      </w:r>
      <w:r w:rsidR="008D3897">
        <w:t xml:space="preserve"> 4</w:t>
      </w:r>
      <w:r>
        <w:t xml:space="preserve"> </w:t>
      </w:r>
      <w:ins w:id="229" w:author="LilyJoRose Lambert" w:date="2017-01-05T10:49:00Z">
        <w:r w:rsidR="001F7DAA">
          <w:t>en</w:t>
        </w:r>
      </w:ins>
      <w:r w:rsidR="008D3897">
        <w:t xml:space="preserve">titled </w:t>
      </w:r>
      <w:ins w:id="230" w:author="LilyJoRose Lambert" w:date="2017-01-05T10:49:00Z">
        <w:r w:rsidR="001F7DAA">
          <w:t>‘</w:t>
        </w:r>
      </w:ins>
      <w:r w:rsidR="008D3897">
        <w:t>MYSQL to JSON Conversion</w:t>
      </w:r>
      <w:ins w:id="231" w:author="LilyJoRose Lambert" w:date="2017-01-05T10:49:00Z">
        <w:r w:rsidR="001F7DAA">
          <w:t>’</w:t>
        </w:r>
      </w:ins>
      <w:r w:rsidR="008D3897">
        <w:t xml:space="preserve">. The HTML document is broken down and explained in </w:t>
      </w:r>
      <w:r w:rsidR="008C68EA">
        <w:t>several</w:t>
      </w:r>
      <w:r w:rsidR="008D3897">
        <w:t xml:space="preserve"> stages.</w:t>
      </w:r>
    </w:p>
    <w:p w14:paraId="68E05CFA" w14:textId="48ADF18C" w:rsidR="008D3897" w:rsidRDefault="008D3897">
      <w:pPr>
        <w:pStyle w:val="Heading2"/>
      </w:pPr>
      <w:bookmarkStart w:id="232" w:name="_Toc471204381"/>
      <w:r>
        <w:t>Stage One</w:t>
      </w:r>
      <w:bookmarkEnd w:id="232"/>
    </w:p>
    <w:p w14:paraId="541851F6" w14:textId="4C400FF7" w:rsidR="008D3897" w:rsidRDefault="008D3897">
      <w:r>
        <w:t>Declaration of the Variable used to create the bar chart.</w:t>
      </w:r>
    </w:p>
    <w:p w14:paraId="294B9414" w14:textId="77777777" w:rsidR="002C4DDB" w:rsidRDefault="008D3897">
      <w:pPr>
        <w:keepNext/>
      </w:pPr>
      <w:r>
        <w:rPr>
          <w:noProof/>
          <w:lang w:eastAsia="en-GB"/>
        </w:rPr>
        <w:drawing>
          <wp:inline distT="0" distB="0" distL="0" distR="0" wp14:anchorId="6FB0BAF3" wp14:editId="51032BC7">
            <wp:extent cx="5245370" cy="577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3_advanced_demo_Stage1.PNG"/>
                    <pic:cNvPicPr/>
                  </pic:nvPicPr>
                  <pic:blipFill>
                    <a:blip r:embed="rId33">
                      <a:extLst>
                        <a:ext uri="{28A0092B-C50C-407E-A947-70E740481C1C}">
                          <a14:useLocalDpi xmlns:a14="http://schemas.microsoft.com/office/drawing/2010/main" val="0"/>
                        </a:ext>
                      </a:extLst>
                    </a:blip>
                    <a:stretch>
                      <a:fillRect/>
                    </a:stretch>
                  </pic:blipFill>
                  <pic:spPr>
                    <a:xfrm>
                      <a:off x="0" y="0"/>
                      <a:ext cx="5245370" cy="577880"/>
                    </a:xfrm>
                    <a:prstGeom prst="rect">
                      <a:avLst/>
                    </a:prstGeom>
                  </pic:spPr>
                </pic:pic>
              </a:graphicData>
            </a:graphic>
          </wp:inline>
        </w:drawing>
      </w:r>
    </w:p>
    <w:p w14:paraId="1B07A260" w14:textId="680CCB05" w:rsidR="008D3897" w:rsidRDefault="002C4DDB">
      <w:pPr>
        <w:pStyle w:val="Caption"/>
      </w:pPr>
      <w:r>
        <w:t xml:space="preserve">Figure </w:t>
      </w:r>
      <w:fldSimple w:instr=" SEQ Figure \* ARABIC ">
        <w:r w:rsidR="001E1F18">
          <w:rPr>
            <w:noProof/>
          </w:rPr>
          <w:t>16</w:t>
        </w:r>
      </w:fldSimple>
      <w:r>
        <w:t xml:space="preserve"> - Advanced Example Margin</w:t>
      </w:r>
    </w:p>
    <w:p w14:paraId="7DE5C107" w14:textId="7D3F566F" w:rsidR="00C969E4" w:rsidRDefault="00C969E4">
      <w:r>
        <w:t xml:space="preserve">The variable </w:t>
      </w:r>
      <w:del w:id="233" w:author="Weston, Gareth [2]" w:date="2017-01-06T17:11:00Z">
        <w:r w:rsidDel="00E8202D">
          <w:delText xml:space="preserve">is given a </w:delText>
        </w:r>
      </w:del>
      <w:r>
        <w:t>name</w:t>
      </w:r>
      <w:ins w:id="234" w:author="Weston, Gareth [2]" w:date="2017-01-06T17:11:00Z">
        <w:r w:rsidR="00E8202D">
          <w:t xml:space="preserve"> </w:t>
        </w:r>
      </w:ins>
      <w:del w:id="235" w:author="Weston, Gareth [2]" w:date="2017-01-06T17:11:00Z">
        <w:r w:rsidDel="00E8202D">
          <w:delText xml:space="preserve"> of </w:delText>
        </w:r>
        <w:r w:rsidRPr="00E8202D" w:rsidDel="00E8202D">
          <w:rPr>
            <w:rPrChange w:id="236" w:author="Weston, Gareth [2]" w:date="2017-01-06T17:11:00Z">
              <w:rPr>
                <w:b/>
              </w:rPr>
            </w:rPrChange>
          </w:rPr>
          <w:delText xml:space="preserve">margin </w:delText>
        </w:r>
        <w:r w:rsidR="002328C3" w:rsidRPr="00491938" w:rsidDel="00E8202D">
          <w:delText>which</w:delText>
        </w:r>
      </w:del>
      <w:ins w:id="237" w:author="Weston, Gareth [2]" w:date="2017-01-06T17:11:00Z">
        <w:r w:rsidR="00E8202D" w:rsidRPr="00491938">
          <w:t>margin</w:t>
        </w:r>
      </w:ins>
      <w:r w:rsidR="002328C3">
        <w:t xml:space="preserve"> sets the margins</w:t>
      </w:r>
      <w:r>
        <w:t xml:space="preserve"> around the</w:t>
      </w:r>
      <w:r w:rsidR="002328C3">
        <w:t xml:space="preserve"> SVG image</w:t>
      </w:r>
    </w:p>
    <w:p w14:paraId="48C888B8" w14:textId="77777777" w:rsidR="002C4DDB" w:rsidRDefault="002328C3">
      <w:pPr>
        <w:keepNext/>
      </w:pPr>
      <w:r>
        <w:rPr>
          <w:noProof/>
          <w:lang w:eastAsia="en-GB"/>
        </w:rPr>
        <w:drawing>
          <wp:inline distT="0" distB="0" distL="0" distR="0" wp14:anchorId="73BAB04A" wp14:editId="571605A9">
            <wp:extent cx="4241800" cy="221621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3_advanced_demo_Stage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8232" cy="2224803"/>
                    </a:xfrm>
                    <a:prstGeom prst="rect">
                      <a:avLst/>
                    </a:prstGeom>
                  </pic:spPr>
                </pic:pic>
              </a:graphicData>
            </a:graphic>
          </wp:inline>
        </w:drawing>
      </w:r>
    </w:p>
    <w:p w14:paraId="381BB69F" w14:textId="5C98F47C" w:rsidR="002328C3" w:rsidRDefault="002C4DDB">
      <w:pPr>
        <w:pStyle w:val="Caption"/>
      </w:pPr>
      <w:r>
        <w:t xml:space="preserve">Figure </w:t>
      </w:r>
      <w:fldSimple w:instr=" SEQ Figure \* ARABIC ">
        <w:r w:rsidR="001E1F18">
          <w:rPr>
            <w:noProof/>
          </w:rPr>
          <w:t>17</w:t>
        </w:r>
      </w:fldSimple>
      <w:r>
        <w:t xml:space="preserve"> - Advanced Example Margin Explanation</w:t>
      </w:r>
    </w:p>
    <w:p w14:paraId="3D64410A" w14:textId="2CE300A7" w:rsidR="00673FBC" w:rsidRDefault="00673FBC">
      <w:pPr>
        <w:pStyle w:val="Heading3"/>
      </w:pPr>
      <w:bookmarkStart w:id="238" w:name="_Toc471204382"/>
      <w:r>
        <w:t>Setting the scales</w:t>
      </w:r>
      <w:bookmarkEnd w:id="238"/>
    </w:p>
    <w:p w14:paraId="72F823C5" w14:textId="77777777" w:rsidR="002C4DDB" w:rsidRDefault="00C969E4">
      <w:pPr>
        <w:keepNext/>
      </w:pPr>
      <w:r>
        <w:rPr>
          <w:noProof/>
          <w:lang w:eastAsia="en-GB"/>
        </w:rPr>
        <w:drawing>
          <wp:inline distT="0" distB="0" distL="0" distR="0" wp14:anchorId="3859AA56" wp14:editId="3605EF07">
            <wp:extent cx="5588287" cy="56517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3_advanced_demo_Stage1a.PNG"/>
                    <pic:cNvPicPr/>
                  </pic:nvPicPr>
                  <pic:blipFill>
                    <a:blip r:embed="rId35">
                      <a:extLst>
                        <a:ext uri="{28A0092B-C50C-407E-A947-70E740481C1C}">
                          <a14:useLocalDpi xmlns:a14="http://schemas.microsoft.com/office/drawing/2010/main" val="0"/>
                        </a:ext>
                      </a:extLst>
                    </a:blip>
                    <a:stretch>
                      <a:fillRect/>
                    </a:stretch>
                  </pic:blipFill>
                  <pic:spPr>
                    <a:xfrm>
                      <a:off x="0" y="0"/>
                      <a:ext cx="5588287" cy="565179"/>
                    </a:xfrm>
                    <a:prstGeom prst="rect">
                      <a:avLst/>
                    </a:prstGeom>
                  </pic:spPr>
                </pic:pic>
              </a:graphicData>
            </a:graphic>
          </wp:inline>
        </w:drawing>
      </w:r>
    </w:p>
    <w:p w14:paraId="3481344E" w14:textId="1DBCE9F6" w:rsidR="002C4DDB" w:rsidRDefault="002C4DDB">
      <w:pPr>
        <w:pStyle w:val="Caption"/>
      </w:pPr>
      <w:r>
        <w:t xml:space="preserve">Figure </w:t>
      </w:r>
      <w:fldSimple w:instr=" SEQ Figure \* ARABIC ">
        <w:r w:rsidR="001E1F18">
          <w:rPr>
            <w:noProof/>
          </w:rPr>
          <w:t>18</w:t>
        </w:r>
      </w:fldSimple>
      <w:r>
        <w:t xml:space="preserve"> - Advanced Example Scales</w:t>
      </w:r>
    </w:p>
    <w:p w14:paraId="3182FF33" w14:textId="2E6850FF" w:rsidR="008D3897" w:rsidRPr="008D3897" w:rsidRDefault="008D3897">
      <w:r>
        <w:tab/>
      </w:r>
    </w:p>
    <w:p w14:paraId="50CFF09D" w14:textId="77D5E3B8" w:rsidR="008D3897" w:rsidRDefault="00C969E4">
      <w:r>
        <w:lastRenderedPageBreak/>
        <w:t>Variable X is used to create an ordinal scale with the specified range intervals and padding between</w:t>
      </w:r>
      <w:r w:rsidR="002328C3">
        <w:t xml:space="preserve"> </w:t>
      </w:r>
      <w:r>
        <w:t>visual bands</w:t>
      </w:r>
      <w:r w:rsidR="002328C3">
        <w:t xml:space="preserve"> for the X axis</w:t>
      </w:r>
      <w:r w:rsidR="001D6351">
        <w:t xml:space="preserve"> using a </w:t>
      </w:r>
      <w:r w:rsidR="008C68EA">
        <w:t>built-in</w:t>
      </w:r>
      <w:r w:rsidR="001D6351">
        <w:t xml:space="preserve"> function named scale</w:t>
      </w:r>
      <w:r w:rsidR="002328C3">
        <w:t xml:space="preserve">. This scale function maps the data from an input domain to an output range. </w:t>
      </w:r>
    </w:p>
    <w:p w14:paraId="791C9EBB" w14:textId="77777777" w:rsidR="002C4DDB" w:rsidRDefault="002328C3">
      <w:pPr>
        <w:keepNext/>
      </w:pPr>
      <w:r>
        <w:rPr>
          <w:noProof/>
          <w:lang w:eastAsia="en-GB"/>
        </w:rPr>
        <w:drawing>
          <wp:inline distT="0" distB="0" distL="0" distR="0" wp14:anchorId="42C21430" wp14:editId="1CFEBFAC">
            <wp:extent cx="6188710" cy="19710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3_advanced_demo_Stage1a.1.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1971040"/>
                    </a:xfrm>
                    <a:prstGeom prst="rect">
                      <a:avLst/>
                    </a:prstGeom>
                  </pic:spPr>
                </pic:pic>
              </a:graphicData>
            </a:graphic>
          </wp:inline>
        </w:drawing>
      </w:r>
    </w:p>
    <w:p w14:paraId="110FB5D8" w14:textId="7C786359" w:rsidR="002328C3" w:rsidRDefault="002C4DDB">
      <w:pPr>
        <w:pStyle w:val="Caption"/>
      </w:pPr>
      <w:r>
        <w:t xml:space="preserve">Figure </w:t>
      </w:r>
      <w:fldSimple w:instr=" SEQ Figure \* ARABIC ">
        <w:r w:rsidR="001E1F18">
          <w:rPr>
            <w:noProof/>
          </w:rPr>
          <w:t>19</w:t>
        </w:r>
      </w:fldSimple>
      <w:r>
        <w:t xml:space="preserve"> - Advanced Example Scale Ranges</w:t>
      </w:r>
      <w:r w:rsidR="00701350">
        <w:t xml:space="preserve"> </w:t>
      </w:r>
      <w:sdt>
        <w:sdtPr>
          <w:id w:val="624666049"/>
          <w:citation/>
        </w:sdtPr>
        <w:sdtContent>
          <w:r w:rsidR="00701350">
            <w:fldChar w:fldCharType="begin"/>
          </w:r>
          <w:r w:rsidR="00701350">
            <w:instrText xml:space="preserve"> CITATION d3n16 \l 2057 </w:instrText>
          </w:r>
          <w:r w:rsidR="00701350">
            <w:fldChar w:fldCharType="separate"/>
          </w:r>
          <w:r w:rsidR="00701350" w:rsidRPr="00701350">
            <w:rPr>
              <w:noProof/>
            </w:rPr>
            <w:t>(d3noob, 2016)</w:t>
          </w:r>
          <w:r w:rsidR="00701350">
            <w:fldChar w:fldCharType="end"/>
          </w:r>
        </w:sdtContent>
      </w:sdt>
    </w:p>
    <w:p w14:paraId="1581058A" w14:textId="78C2B2D6" w:rsidR="008D3897" w:rsidRDefault="00673FBC">
      <w:r>
        <w:t>Variable Y constructs a continuous scale map using the domain and range for the Y axis</w:t>
      </w:r>
      <w:r w:rsidR="001D6351">
        <w:t xml:space="preserve"> using a built in function named scale</w:t>
      </w:r>
      <w:r w:rsidR="00DC1E35">
        <w:t>()</w:t>
      </w:r>
      <w:r>
        <w:t xml:space="preserve">. </w:t>
      </w:r>
    </w:p>
    <w:p w14:paraId="1718C2FF" w14:textId="22104D02" w:rsidR="00673FBC" w:rsidRDefault="00673FBC">
      <w:r>
        <w:t xml:space="preserve">These scales calculate the corresponding pixels within the SVG image to be processed, this is </w:t>
      </w:r>
      <w:r w:rsidR="001D6351">
        <w:t>dependent</w:t>
      </w:r>
      <w:r>
        <w:t xml:space="preserve"> on the values that have been input upon creation</w:t>
      </w:r>
      <w:del w:id="239" w:author="LilyJoRose Lambert" w:date="2017-01-05T10:51:00Z">
        <w:r w:rsidDel="00986475">
          <w:delText>.</w:delText>
        </w:r>
      </w:del>
      <w:r w:rsidR="001D6351">
        <w:t xml:space="preserve"> </w:t>
      </w:r>
      <w:sdt>
        <w:sdtPr>
          <w:id w:val="9579718"/>
          <w:citation/>
        </w:sdtPr>
        <w:sdtContent>
          <w:r w:rsidR="001D6351">
            <w:fldChar w:fldCharType="begin"/>
          </w:r>
          <w:r w:rsidR="001D6351">
            <w:instrText xml:space="preserve">CITATION Sca15 \l 2057 </w:instrText>
          </w:r>
          <w:r w:rsidR="001D6351">
            <w:fldChar w:fldCharType="separate"/>
          </w:r>
          <w:r w:rsidR="001D6351" w:rsidRPr="001D6351">
            <w:rPr>
              <w:noProof/>
            </w:rPr>
            <w:t>(Murray, 2015)</w:t>
          </w:r>
          <w:r w:rsidR="001D6351">
            <w:fldChar w:fldCharType="end"/>
          </w:r>
        </w:sdtContent>
      </w:sdt>
      <w:ins w:id="240" w:author="LilyJoRose Lambert" w:date="2017-01-05T10:51:00Z">
        <w:r w:rsidR="00986475">
          <w:t>.</w:t>
        </w:r>
      </w:ins>
    </w:p>
    <w:p w14:paraId="1A9CDDB1" w14:textId="43D4E841" w:rsidR="001D6351" w:rsidRDefault="001D6351">
      <w:pPr>
        <w:pStyle w:val="Heading3"/>
      </w:pPr>
      <w:bookmarkStart w:id="241" w:name="_Toc471204383"/>
      <w:r>
        <w:t>Setting the Axis</w:t>
      </w:r>
      <w:bookmarkEnd w:id="241"/>
    </w:p>
    <w:p w14:paraId="125E1315" w14:textId="77777777" w:rsidR="002C4DDB" w:rsidRDefault="001D6351">
      <w:pPr>
        <w:keepNext/>
      </w:pPr>
      <w:r>
        <w:rPr>
          <w:noProof/>
          <w:lang w:eastAsia="en-GB"/>
        </w:rPr>
        <w:drawing>
          <wp:inline distT="0" distB="0" distL="0" distR="0" wp14:anchorId="6E8DFDC7" wp14:editId="08DD5238">
            <wp:extent cx="2775093" cy="163838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3_example_demo2_stage1b.PNG"/>
                    <pic:cNvPicPr/>
                  </pic:nvPicPr>
                  <pic:blipFill>
                    <a:blip r:embed="rId37">
                      <a:extLst>
                        <a:ext uri="{28A0092B-C50C-407E-A947-70E740481C1C}">
                          <a14:useLocalDpi xmlns:a14="http://schemas.microsoft.com/office/drawing/2010/main" val="0"/>
                        </a:ext>
                      </a:extLst>
                    </a:blip>
                    <a:stretch>
                      <a:fillRect/>
                    </a:stretch>
                  </pic:blipFill>
                  <pic:spPr>
                    <a:xfrm>
                      <a:off x="0" y="0"/>
                      <a:ext cx="2775093" cy="1638384"/>
                    </a:xfrm>
                    <a:prstGeom prst="rect">
                      <a:avLst/>
                    </a:prstGeom>
                  </pic:spPr>
                </pic:pic>
              </a:graphicData>
            </a:graphic>
          </wp:inline>
        </w:drawing>
      </w:r>
    </w:p>
    <w:p w14:paraId="59DECFCB" w14:textId="35353299" w:rsidR="001D6351" w:rsidRPr="001D6351" w:rsidRDefault="002C4DDB">
      <w:pPr>
        <w:pStyle w:val="Caption"/>
      </w:pPr>
      <w:r>
        <w:t xml:space="preserve">Figure </w:t>
      </w:r>
      <w:fldSimple w:instr=" SEQ Figure \* ARABIC ">
        <w:r w:rsidR="001E1F18">
          <w:rPr>
            <w:noProof/>
          </w:rPr>
          <w:t>20</w:t>
        </w:r>
      </w:fldSimple>
      <w:r>
        <w:t xml:space="preserve"> - Advanced Example Axis</w:t>
      </w:r>
    </w:p>
    <w:p w14:paraId="0037C024" w14:textId="77777777" w:rsidR="003934E7" w:rsidRDefault="001D6351">
      <w:r>
        <w:t xml:space="preserve">The </w:t>
      </w:r>
      <w:r w:rsidR="003934E7">
        <w:t xml:space="preserve">x and y </w:t>
      </w:r>
      <w:r>
        <w:t xml:space="preserve">axis is defined to </w:t>
      </w:r>
      <w:r w:rsidR="003934E7">
        <w:t xml:space="preserve">give a textual representation to the graph within the data visualisation. </w:t>
      </w:r>
    </w:p>
    <w:p w14:paraId="7F5C3F33" w14:textId="2AB39049" w:rsidR="001D6351" w:rsidRDefault="003934E7">
      <w:r>
        <w:t>Variable xAxis is used to store a function</w:t>
      </w:r>
      <w:r w:rsidR="00D05F70">
        <w:t xml:space="preserve"> call to</w:t>
      </w:r>
      <w:r>
        <w:t xml:space="preserve"> d3.svg.axis. This sets the X axis using the scale function with the argument stored within variable x (</w:t>
      </w:r>
      <w:del w:id="242" w:author="Weston, Gareth [2]" w:date="2017-01-06T16:38:00Z">
        <w:r w:rsidDel="008013AA">
          <w:delText xml:space="preserve"> </w:delText>
        </w:r>
      </w:del>
      <w:r>
        <w:t xml:space="preserve">see “setting the scales”) together </w:t>
      </w:r>
      <w:r w:rsidR="00B96F62">
        <w:t xml:space="preserve">with its </w:t>
      </w:r>
      <w:r w:rsidR="00D05F70">
        <w:t xml:space="preserve">label </w:t>
      </w:r>
      <w:r>
        <w:t>position which is set to “bottom”</w:t>
      </w:r>
      <w:r w:rsidR="00D05F70">
        <w:t xml:space="preserve"> </w:t>
      </w:r>
      <w:r w:rsidR="00B96F62">
        <w:t>showing</w:t>
      </w:r>
      <w:r w:rsidR="00D05F70">
        <w:t xml:space="preserve"> the </w:t>
      </w:r>
      <w:r w:rsidR="00641DAF">
        <w:t>labels below the axis line. The yAxis variable is works in the same way with the orient</w:t>
      </w:r>
      <w:ins w:id="243" w:author="Weston, Gareth [2]" w:date="2017-01-06T16:39:00Z">
        <w:r w:rsidR="008013AA">
          <w:t>ation</w:t>
        </w:r>
      </w:ins>
      <w:r w:rsidR="00641DAF">
        <w:t xml:space="preserve"> </w:t>
      </w:r>
      <w:ins w:id="244" w:author="LilyJoRose Lambert" w:date="2017-01-05T10:52:00Z">
        <w:del w:id="245" w:author="Weston, Gareth [2]" w:date="2017-01-06T16:39:00Z">
          <w:r w:rsidR="00986475" w:rsidDel="008013AA">
            <w:delText>(is orient correct or should it read orientation?)</w:delText>
          </w:r>
        </w:del>
        <w:r w:rsidR="00986475">
          <w:t xml:space="preserve"> </w:t>
        </w:r>
      </w:ins>
      <w:r w:rsidR="00641DAF">
        <w:t xml:space="preserve">or label position set to left and </w:t>
      </w:r>
      <w:r w:rsidR="00641DAF">
        <w:lastRenderedPageBreak/>
        <w:t>ticks set to the value of 10. The .ticks</w:t>
      </w:r>
      <w:ins w:id="246" w:author="Weston, Gareth [2]" w:date="2017-01-06T16:39:00Z">
        <w:r w:rsidR="008013AA">
          <w:t>()</w:t>
        </w:r>
      </w:ins>
      <w:r w:rsidR="00641DAF">
        <w:t xml:space="preserve"> function is called to display information on the data values</w:t>
      </w:r>
      <w:r w:rsidR="002A1A37">
        <w:t xml:space="preserve"> which are displayed. Using the </w:t>
      </w:r>
      <w:ins w:id="247" w:author="LilyJoRose Lambert" w:date="2017-01-05T10:52:00Z">
        <w:r w:rsidR="00F83EBB">
          <w:t>‘</w:t>
        </w:r>
      </w:ins>
      <w:r w:rsidR="002A1A37">
        <w:t>ticks</w:t>
      </w:r>
      <w:ins w:id="248" w:author="LilyJoRose Lambert" w:date="2017-01-05T10:52:00Z">
        <w:r w:rsidR="00F83EBB">
          <w:t>’</w:t>
        </w:r>
      </w:ins>
      <w:r w:rsidR="002A1A37">
        <w:t xml:space="preserve"> method is subjective, the methods within the d3 library will automatically overwrite this value</w:t>
      </w:r>
      <w:ins w:id="249" w:author="Weston, Gareth [2]" w:date="2017-01-06T16:39:00Z">
        <w:r w:rsidR="008013AA">
          <w:t xml:space="preserve"> automatically </w:t>
        </w:r>
      </w:ins>
      <w:del w:id="250" w:author="Weston, Gareth [2]" w:date="2017-01-06T16:39:00Z">
        <w:r w:rsidR="002A1A37" w:rsidDel="008013AA">
          <w:delText xml:space="preserve"> </w:delText>
        </w:r>
      </w:del>
      <w:r w:rsidR="002A1A37">
        <w:t xml:space="preserve">to a value which makes more sense to </w:t>
      </w:r>
      <w:del w:id="251" w:author="Weston, Gareth [2]" w:date="2017-01-06T16:39:00Z">
        <w:r w:rsidR="002A1A37" w:rsidDel="008013AA">
          <w:delText>the end user</w:delText>
        </w:r>
      </w:del>
      <w:ins w:id="252" w:author="Weston, Gareth [2]" w:date="2017-01-06T16:39:00Z">
        <w:r w:rsidR="008013AA">
          <w:t>data graphic produced</w:t>
        </w:r>
      </w:ins>
      <w:r w:rsidR="002A1A37">
        <w:t xml:space="preserve">.   </w:t>
      </w:r>
    </w:p>
    <w:p w14:paraId="3FC3BC5D" w14:textId="654FC2D1" w:rsidR="00B96F62" w:rsidRDefault="00B96F62">
      <w:pPr>
        <w:pStyle w:val="Heading3"/>
      </w:pPr>
      <w:bookmarkStart w:id="253" w:name="_Toc471204384"/>
      <w:r>
        <w:t>Creating the SVG element</w:t>
      </w:r>
      <w:bookmarkEnd w:id="253"/>
    </w:p>
    <w:p w14:paraId="279D6AE7" w14:textId="77777777" w:rsidR="002C4DDB" w:rsidRDefault="002A1A37">
      <w:pPr>
        <w:keepNext/>
      </w:pPr>
      <w:r>
        <w:rPr>
          <w:noProof/>
          <w:lang w:eastAsia="en-GB"/>
        </w:rPr>
        <w:drawing>
          <wp:inline distT="0" distB="0" distL="0" distR="0" wp14:anchorId="0917040D" wp14:editId="51A479FA">
            <wp:extent cx="6188710" cy="10826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3_advanced_demo_Stage1c.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1082675"/>
                    </a:xfrm>
                    <a:prstGeom prst="rect">
                      <a:avLst/>
                    </a:prstGeom>
                  </pic:spPr>
                </pic:pic>
              </a:graphicData>
            </a:graphic>
          </wp:inline>
        </w:drawing>
      </w:r>
    </w:p>
    <w:p w14:paraId="3FF1AD2F" w14:textId="2136DFA7" w:rsidR="00B96F62" w:rsidRPr="00B96F62" w:rsidRDefault="002C4DDB">
      <w:pPr>
        <w:pStyle w:val="Caption"/>
      </w:pPr>
      <w:r>
        <w:t xml:space="preserve">Figure </w:t>
      </w:r>
      <w:fldSimple w:instr=" SEQ Figure \* ARABIC ">
        <w:r w:rsidR="001E1F18">
          <w:rPr>
            <w:noProof/>
          </w:rPr>
          <w:t>21</w:t>
        </w:r>
      </w:fldSimple>
      <w:r>
        <w:t xml:space="preserve"> - Advanced Example SVG element</w:t>
      </w:r>
    </w:p>
    <w:p w14:paraId="1567C23D" w14:textId="186134A2" w:rsidR="00D849D7" w:rsidRDefault="00776A78">
      <w:r>
        <w:t xml:space="preserve">The previously declared variables are called within this block of code to create a placeholder for the SVG element. Because there isn’t an SVG element within the HTML body the first line of code is selecting the body element </w:t>
      </w:r>
      <w:r w:rsidR="008C68EA">
        <w:t>to</w:t>
      </w:r>
      <w:r>
        <w:t xml:space="preserve"> append an SVG element using the </w:t>
      </w:r>
      <w:r w:rsidR="00D849D7">
        <w:t>d3.select</w:t>
      </w:r>
      <w:r w:rsidR="004B1D8D">
        <w:t>()</w:t>
      </w:r>
      <w:r w:rsidR="00D849D7">
        <w:t xml:space="preserve"> and .append</w:t>
      </w:r>
      <w:r w:rsidR="004B1D8D">
        <w:t>()</w:t>
      </w:r>
      <w:r w:rsidR="00D849D7">
        <w:t xml:space="preserve"> functions. </w:t>
      </w:r>
      <w:r>
        <w:t xml:space="preserve">This targets the body of the </w:t>
      </w:r>
      <w:r w:rsidR="008C68EA">
        <w:t>HTML document and appends an SVG</w:t>
      </w:r>
      <w:r>
        <w:t xml:space="preserve"> element</w:t>
      </w:r>
      <w:r w:rsidR="00D849D7">
        <w:t xml:space="preserve"> using the “body” and “svg” argument.</w:t>
      </w:r>
    </w:p>
    <w:p w14:paraId="53CE747C" w14:textId="4213AB46" w:rsidR="003934E7" w:rsidRDefault="00D849D7">
      <w:r>
        <w:t>Both width and height is set by passing the .attr</w:t>
      </w:r>
      <w:r w:rsidR="00DF74DE">
        <w:t>()</w:t>
      </w:r>
      <w:r>
        <w:t xml:space="preserve"> function the relevant variable adding to it the values stored with its margin properties. The .attr</w:t>
      </w:r>
      <w:r w:rsidR="00DF74DE">
        <w:t>()</w:t>
      </w:r>
      <w:r>
        <w:t xml:space="preserve"> function is used to set an HTML </w:t>
      </w:r>
      <w:r w:rsidR="00DF74DE">
        <w:t>attribute</w:t>
      </w:r>
      <w:r>
        <w:t xml:space="preserve"> and its value</w:t>
      </w:r>
      <w:r w:rsidR="00DF74DE">
        <w:t xml:space="preserve"> on an element. </w:t>
      </w:r>
      <w:sdt>
        <w:sdtPr>
          <w:id w:val="793406515"/>
          <w:citation/>
        </w:sdtPr>
        <w:sdtContent>
          <w:r w:rsidR="00DF74DE">
            <w:fldChar w:fldCharType="begin"/>
          </w:r>
          <w:r w:rsidR="00DF74DE">
            <w:instrText xml:space="preserve"> CITATION Sco13 \l 2057 </w:instrText>
          </w:r>
          <w:r w:rsidR="00DF74DE">
            <w:fldChar w:fldCharType="separate"/>
          </w:r>
          <w:r w:rsidR="00DF74DE" w:rsidRPr="00DF74DE">
            <w:rPr>
              <w:noProof/>
            </w:rPr>
            <w:t>(Murray, 2013)</w:t>
          </w:r>
          <w:r w:rsidR="00DF74DE">
            <w:fldChar w:fldCharType="end"/>
          </w:r>
        </w:sdtContent>
      </w:sdt>
    </w:p>
    <w:p w14:paraId="079E6BEF" w14:textId="1D1A9BB1" w:rsidR="00DF74DE" w:rsidRDefault="004B1D8D">
      <w:r>
        <w:t>Appending</w:t>
      </w:r>
      <w:r w:rsidR="00DF74DE">
        <w:t xml:space="preserve"> a “g” element is used to group SVG shapes together, once grouped this allows for the collection of shapes to be transformed as if it was a single shape. </w:t>
      </w:r>
      <w:r>
        <w:t>Linked to this is the</w:t>
      </w:r>
      <w:ins w:id="254" w:author="LilyJoRose Lambert" w:date="2017-01-05T10:54:00Z">
        <w:r w:rsidR="00F83EBB">
          <w:t xml:space="preserve"> </w:t>
        </w:r>
      </w:ins>
      <w:del w:id="255" w:author="LilyJoRose Lambert" w:date="2017-01-05T10:54:00Z">
        <w:r w:rsidDel="00F83EBB">
          <w:delText xml:space="preserve"> </w:delText>
        </w:r>
      </w:del>
      <w:r>
        <w:t xml:space="preserve">.attr() function, this applies control of the created group of SVG shapes. </w:t>
      </w:r>
      <w:sdt>
        <w:sdtPr>
          <w:id w:val="-421950815"/>
          <w:citation/>
        </w:sdtPr>
        <w:sdtContent>
          <w:r w:rsidR="00DF74DE">
            <w:fldChar w:fldCharType="begin"/>
          </w:r>
          <w:r w:rsidR="00DF74DE">
            <w:instrText xml:space="preserve"> CITATION Jak15 \l 2057 </w:instrText>
          </w:r>
          <w:r w:rsidR="00DF74DE">
            <w:fldChar w:fldCharType="separate"/>
          </w:r>
          <w:r w:rsidR="00DF74DE" w:rsidRPr="00DF74DE">
            <w:rPr>
              <w:noProof/>
            </w:rPr>
            <w:t>(Jenkov, 2015)</w:t>
          </w:r>
          <w:r w:rsidR="00DF74DE">
            <w:fldChar w:fldCharType="end"/>
          </w:r>
        </w:sdtContent>
      </w:sdt>
    </w:p>
    <w:p w14:paraId="2FE6DA49" w14:textId="778763D2" w:rsidR="004B1D8D" w:rsidRDefault="004B1D8D">
      <w:pPr>
        <w:pStyle w:val="Heading3"/>
      </w:pPr>
      <w:bookmarkStart w:id="256" w:name="_Toc471204385"/>
      <w:r>
        <w:t xml:space="preserve">Data </w:t>
      </w:r>
      <w:r w:rsidR="00F272F3">
        <w:t>A</w:t>
      </w:r>
      <w:r>
        <w:t>cquisition</w:t>
      </w:r>
      <w:bookmarkEnd w:id="256"/>
    </w:p>
    <w:p w14:paraId="164FD6D1" w14:textId="77777777" w:rsidR="002C4DDB" w:rsidRDefault="004B1D8D">
      <w:pPr>
        <w:keepNext/>
      </w:pPr>
      <w:r>
        <w:rPr>
          <w:noProof/>
          <w:lang w:eastAsia="en-GB"/>
        </w:rPr>
        <w:drawing>
          <wp:inline distT="0" distB="0" distL="0" distR="0" wp14:anchorId="07D3DD77" wp14:editId="449C7445">
            <wp:extent cx="5982007" cy="1358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3_advanced_demo_Stage1d.PNG"/>
                    <pic:cNvPicPr/>
                  </pic:nvPicPr>
                  <pic:blipFill>
                    <a:blip r:embed="rId39">
                      <a:extLst>
                        <a:ext uri="{28A0092B-C50C-407E-A947-70E740481C1C}">
                          <a14:useLocalDpi xmlns:a14="http://schemas.microsoft.com/office/drawing/2010/main" val="0"/>
                        </a:ext>
                      </a:extLst>
                    </a:blip>
                    <a:stretch>
                      <a:fillRect/>
                    </a:stretch>
                  </pic:blipFill>
                  <pic:spPr>
                    <a:xfrm>
                      <a:off x="0" y="0"/>
                      <a:ext cx="5982007" cy="1358970"/>
                    </a:xfrm>
                    <a:prstGeom prst="rect">
                      <a:avLst/>
                    </a:prstGeom>
                  </pic:spPr>
                </pic:pic>
              </a:graphicData>
            </a:graphic>
          </wp:inline>
        </w:drawing>
      </w:r>
    </w:p>
    <w:p w14:paraId="787D6546" w14:textId="4B4CD07E" w:rsidR="00DF74DE" w:rsidRDefault="002C4DDB">
      <w:pPr>
        <w:pStyle w:val="Caption"/>
      </w:pPr>
      <w:r>
        <w:t xml:space="preserve">Figure </w:t>
      </w:r>
      <w:fldSimple w:instr=" SEQ Figure \* ARABIC ">
        <w:r w:rsidR="001E1F18">
          <w:rPr>
            <w:noProof/>
          </w:rPr>
          <w:t>22</w:t>
        </w:r>
      </w:fldSimple>
      <w:r>
        <w:t xml:space="preserve"> - Advanced Example Data Acquisition</w:t>
      </w:r>
    </w:p>
    <w:p w14:paraId="7E0E2AC3" w14:textId="456F71D1" w:rsidR="001438CF" w:rsidRDefault="004B1D8D">
      <w:r>
        <w:lastRenderedPageBreak/>
        <w:t>In previous examples the use of</w:t>
      </w:r>
      <w:r w:rsidR="002C4DDB">
        <w:t xml:space="preserve"> data has been attained from a manually declared </w:t>
      </w:r>
      <w:r>
        <w:t xml:space="preserve">array, this example shows how the data can be retrieved using a </w:t>
      </w:r>
      <w:r w:rsidR="00DC1E35">
        <w:t xml:space="preserve">PHP </w:t>
      </w:r>
      <w:r w:rsidR="002C4DDB">
        <w:t>script</w:t>
      </w:r>
      <w:r w:rsidR="001438CF">
        <w:t>.</w:t>
      </w:r>
      <w:ins w:id="257" w:author="Weston, Gareth [2]" w:date="2017-01-06T17:13:00Z">
        <w:r w:rsidR="00E8202D">
          <w:t xml:space="preserve"> Section 4, Data Conversion</w:t>
        </w:r>
      </w:ins>
      <w:r w:rsidR="001438CF">
        <w:t xml:space="preserve"> </w:t>
      </w:r>
      <w:del w:id="258" w:author="Weston, Gareth [2]" w:date="2017-01-06T17:13:00Z">
        <w:r w:rsidR="001438CF" w:rsidDel="00E8202D">
          <w:delText>To</w:delText>
        </w:r>
      </w:del>
      <w:r w:rsidR="001438CF">
        <w:t xml:space="preserve"> aid</w:t>
      </w:r>
      <w:ins w:id="259" w:author="Weston, Gareth [2]" w:date="2017-01-06T17:13:00Z">
        <w:r w:rsidR="00E8202D">
          <w:t>s</w:t>
        </w:r>
      </w:ins>
      <w:r w:rsidR="001438CF">
        <w:t xml:space="preserve"> </w:t>
      </w:r>
      <w:del w:id="260" w:author="Weston, Gareth [2]" w:date="2017-01-06T17:13:00Z">
        <w:r w:rsidR="001438CF" w:rsidDel="00E8202D">
          <w:delText>in t</w:delText>
        </w:r>
      </w:del>
      <w:ins w:id="261" w:author="Weston, Gareth [2]" w:date="2017-01-06T17:13:00Z">
        <w:r w:rsidR="00E8202D">
          <w:t>t</w:t>
        </w:r>
      </w:ins>
      <w:r w:rsidR="001438CF">
        <w:t>he description</w:t>
      </w:r>
      <w:r w:rsidR="002C4DDB">
        <w:t xml:space="preserve"> </w:t>
      </w:r>
      <w:r w:rsidR="001438CF">
        <w:t>of this block of code</w:t>
      </w:r>
      <w:del w:id="262" w:author="Weston, Gareth [2]" w:date="2017-01-06T17:13:00Z">
        <w:r w:rsidR="002C4DDB" w:rsidDel="00E8202D">
          <w:delText>,</w:delText>
        </w:r>
        <w:r w:rsidR="001438CF" w:rsidDel="00E8202D">
          <w:delText xml:space="preserve"> </w:delText>
        </w:r>
      </w:del>
      <w:del w:id="263" w:author="Weston, Gareth [2]" w:date="2017-01-06T17:12:00Z">
        <w:r w:rsidR="001438CF" w:rsidDel="00E8202D">
          <w:delText xml:space="preserve">the </w:delText>
        </w:r>
      </w:del>
      <w:del w:id="264" w:author="Weston, Gareth [2]" w:date="2017-01-06T17:13:00Z">
        <w:r w:rsidR="001438CF" w:rsidDel="00E8202D">
          <w:delText>section</w:delText>
        </w:r>
      </w:del>
      <w:del w:id="265" w:author="Weston, Gareth [2]" w:date="2017-01-06T17:12:00Z">
        <w:r w:rsidR="001438CF" w:rsidDel="00E8202D">
          <w:delText xml:space="preserve"> titled </w:delText>
        </w:r>
      </w:del>
      <w:del w:id="266" w:author="Weston, Gareth [2]" w:date="2017-01-06T17:13:00Z">
        <w:r w:rsidR="001438CF" w:rsidDel="00E8202D">
          <w:delText xml:space="preserve">Data Conversion </w:delText>
        </w:r>
      </w:del>
      <w:del w:id="267" w:author="Weston, Gareth [2]" w:date="2017-01-06T17:12:00Z">
        <w:r w:rsidR="002C4DDB" w:rsidDel="00E8202D">
          <w:delText>may need to</w:delText>
        </w:r>
        <w:r w:rsidR="00DC1E35" w:rsidDel="00E8202D">
          <w:delText xml:space="preserve"> </w:delText>
        </w:r>
      </w:del>
      <w:del w:id="268" w:author="Weston, Gareth [2]" w:date="2017-01-06T17:13:00Z">
        <w:r w:rsidR="00DC1E35" w:rsidDel="00E8202D">
          <w:delText>be revisited</w:delText>
        </w:r>
      </w:del>
      <w:r w:rsidR="001438CF">
        <w:t>.</w:t>
      </w:r>
    </w:p>
    <w:p w14:paraId="1BBB48A6" w14:textId="581103FE" w:rsidR="001E1F18" w:rsidRDefault="001438CF">
      <w:r>
        <w:t xml:space="preserve">D3 accepts </w:t>
      </w:r>
      <w:r w:rsidR="008C68EA">
        <w:t>several</w:t>
      </w:r>
      <w:r>
        <w:t xml:space="preserve"> various ways to bind data to the visualisations. One such way is to use a JSON formatted </w:t>
      </w:r>
      <w:del w:id="269" w:author="Weston, Gareth [2]" w:date="2017-01-06T17:13:00Z">
        <w:r w:rsidDel="00E8202D">
          <w:delText>dataset which</w:delText>
        </w:r>
      </w:del>
      <w:ins w:id="270" w:author="Weston, Gareth [2]" w:date="2017-01-06T17:13:00Z">
        <w:r w:rsidR="00E8202D">
          <w:t>dataset, which</w:t>
        </w:r>
      </w:ins>
      <w:r>
        <w:t xml:space="preserve"> is an example of an associative array. Using the d3.json() function with the argument </w:t>
      </w:r>
      <w:r w:rsidR="004E652F">
        <w:t>readTableEchoJsonSimpleOOP.php</w:t>
      </w:r>
      <w:r w:rsidR="002C4DDB">
        <w:t xml:space="preserve"> a function call executes the PHP </w:t>
      </w:r>
      <w:r w:rsidR="004E652F">
        <w:t>script</w:t>
      </w:r>
      <w:r w:rsidR="005A00D4">
        <w:t xml:space="preserve"> which </w:t>
      </w:r>
      <w:r w:rsidR="00070F9F">
        <w:t xml:space="preserve">converts the </w:t>
      </w:r>
      <w:r w:rsidR="005A00D4">
        <w:t>data stored in a MySQL database into JSON fo</w:t>
      </w:r>
      <w:r w:rsidR="001E1F18">
        <w:t>rmat. The JSON format encapsulates data into a name-value pair which is known as a</w:t>
      </w:r>
      <w:del w:id="271" w:author="LilyJoRose Lambert" w:date="2017-01-05T10:57:00Z">
        <w:r w:rsidR="001E1F18" w:rsidDel="00F83EBB">
          <w:delText>n</w:delText>
        </w:r>
      </w:del>
      <w:r w:rsidR="001E1F18">
        <w:t xml:space="preserve"> JavaScript Object Literal as shown in figure 23 below</w:t>
      </w:r>
      <w:del w:id="272" w:author="LilyJoRose Lambert" w:date="2017-01-05T10:57:00Z">
        <w:r w:rsidR="001E1F18" w:rsidDel="00F83EBB">
          <w:delText>.</w:delText>
        </w:r>
      </w:del>
      <w:r w:rsidR="001E1F18">
        <w:t xml:space="preserve"> </w:t>
      </w:r>
      <w:sdt>
        <w:sdtPr>
          <w:id w:val="-189541665"/>
          <w:citation/>
        </w:sdtPr>
        <w:sdtContent>
          <w:r w:rsidR="001E1F18">
            <w:fldChar w:fldCharType="begin"/>
          </w:r>
          <w:r w:rsidR="001E1F18">
            <w:instrText xml:space="preserve"> CITATION Dyn17 \l 2057 </w:instrText>
          </w:r>
          <w:r w:rsidR="001E1F18">
            <w:fldChar w:fldCharType="separate"/>
          </w:r>
          <w:r w:rsidR="001E1F18" w:rsidRPr="001E1F18">
            <w:rPr>
              <w:noProof/>
            </w:rPr>
            <w:t>(Dynamic Web Coding, n.d.)</w:t>
          </w:r>
          <w:r w:rsidR="001E1F18">
            <w:fldChar w:fldCharType="end"/>
          </w:r>
        </w:sdtContent>
      </w:sdt>
      <w:ins w:id="273" w:author="LilyJoRose Lambert" w:date="2017-01-05T10:57:00Z">
        <w:r w:rsidR="00F83EBB">
          <w:t>.</w:t>
        </w:r>
      </w:ins>
      <w:del w:id="274" w:author="LilyJoRose Lambert" w:date="2017-01-05T10:57:00Z">
        <w:r w:rsidR="001E1F18" w:rsidDel="00F83EBB">
          <w:delText xml:space="preserve"> </w:delText>
        </w:r>
      </w:del>
    </w:p>
    <w:p w14:paraId="62088D2D" w14:textId="77777777" w:rsidR="001E1F18" w:rsidRDefault="001E1F18">
      <w:pPr>
        <w:keepNext/>
      </w:pPr>
      <w:r>
        <w:rPr>
          <w:noProof/>
          <w:lang w:eastAsia="en-GB"/>
        </w:rPr>
        <w:drawing>
          <wp:inline distT="0" distB="0" distL="0" distR="0" wp14:anchorId="60B8523D" wp14:editId="1A37E9B8">
            <wp:extent cx="3016405" cy="3314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_advanced_demo_Stage1e.PNG"/>
                    <pic:cNvPicPr/>
                  </pic:nvPicPr>
                  <pic:blipFill>
                    <a:blip r:embed="rId40">
                      <a:extLst>
                        <a:ext uri="{28A0092B-C50C-407E-A947-70E740481C1C}">
                          <a14:useLocalDpi xmlns:a14="http://schemas.microsoft.com/office/drawing/2010/main" val="0"/>
                        </a:ext>
                      </a:extLst>
                    </a:blip>
                    <a:stretch>
                      <a:fillRect/>
                    </a:stretch>
                  </pic:blipFill>
                  <pic:spPr>
                    <a:xfrm>
                      <a:off x="0" y="0"/>
                      <a:ext cx="3016405" cy="3314870"/>
                    </a:xfrm>
                    <a:prstGeom prst="rect">
                      <a:avLst/>
                    </a:prstGeom>
                  </pic:spPr>
                </pic:pic>
              </a:graphicData>
            </a:graphic>
          </wp:inline>
        </w:drawing>
      </w:r>
    </w:p>
    <w:p w14:paraId="1DB7A681" w14:textId="38D8A023" w:rsidR="001E1F18" w:rsidRDefault="001E1F18">
      <w:pPr>
        <w:pStyle w:val="Caption"/>
      </w:pPr>
      <w:r>
        <w:t xml:space="preserve">Figure </w:t>
      </w:r>
      <w:fldSimple w:instr=" SEQ Figure \* ARABIC ">
        <w:r>
          <w:rPr>
            <w:noProof/>
          </w:rPr>
          <w:t>23</w:t>
        </w:r>
      </w:fldSimple>
      <w:r>
        <w:t xml:space="preserve"> - Advanced Example Object Literal</w:t>
      </w:r>
    </w:p>
    <w:p w14:paraId="547124F2" w14:textId="7CA50BC4" w:rsidR="005A00D4" w:rsidRDefault="00070F9F">
      <w:r>
        <w:t>Upon</w:t>
      </w:r>
      <w:r w:rsidR="005A00D4">
        <w:t xml:space="preserve"> </w:t>
      </w:r>
      <w:r w:rsidR="001E1F18">
        <w:t xml:space="preserve">retrieval name-value object literals are </w:t>
      </w:r>
      <w:r>
        <w:t xml:space="preserve">stored </w:t>
      </w:r>
      <w:r w:rsidR="005A00D4">
        <w:t>within the console</w:t>
      </w:r>
      <w:r>
        <w:t xml:space="preserve"> ready to be </w:t>
      </w:r>
      <w:r w:rsidR="005A00D4">
        <w:t>called by the data() function</w:t>
      </w:r>
      <w:r>
        <w:t xml:space="preserve"> </w:t>
      </w:r>
      <w:r w:rsidR="005A00D4">
        <w:t>which cou</w:t>
      </w:r>
      <w:r w:rsidR="001E1F18">
        <w:t>nts and parses the v</w:t>
      </w:r>
      <w:r>
        <w:t xml:space="preserve">alues. </w:t>
      </w:r>
    </w:p>
    <w:p w14:paraId="4887A4DF" w14:textId="6BB1C5AC" w:rsidR="00CC5CC5" w:rsidRDefault="00D1024D">
      <w:r>
        <w:t>The first line used within this data() function is simply an anonymous function which creates a placeholder (d) for the data to be held</w:t>
      </w:r>
      <w:r w:rsidR="00076988">
        <w:t xml:space="preserve">. Using a forEach() iteration loop function, </w:t>
      </w:r>
      <w:r w:rsidR="001E1F18">
        <w:t xml:space="preserve">each object literal </w:t>
      </w:r>
      <w:r w:rsidR="00076988">
        <w:t xml:space="preserve">is retrieved as an </w:t>
      </w:r>
      <w:r w:rsidR="001E1F18">
        <w:t>assoc</w:t>
      </w:r>
      <w:r w:rsidR="00076988">
        <w:t>iated</w:t>
      </w:r>
      <w:r w:rsidR="001E1F18">
        <w:t xml:space="preserve"> name-value pair</w:t>
      </w:r>
      <w:r w:rsidR="00076988">
        <w:t xml:space="preserve"> dataset.   </w:t>
      </w:r>
    </w:p>
    <w:p w14:paraId="3E3D7FD8" w14:textId="3F294E28" w:rsidR="00BD6C2C" w:rsidDel="00E8202D" w:rsidRDefault="00076988">
      <w:pPr>
        <w:rPr>
          <w:del w:id="275" w:author="Weston, Gareth [2]" w:date="2017-01-06T17:14:00Z"/>
        </w:rPr>
      </w:pPr>
      <w:r>
        <w:t>Using the placeholder (d)</w:t>
      </w:r>
      <w:r w:rsidR="009E0CD2">
        <w:t xml:space="preserve"> stringed together with </w:t>
      </w:r>
      <w:r w:rsidR="002311B2">
        <w:t>a variable name creates an object literal variable, storing the dataset as a name-value pair</w:t>
      </w:r>
      <w:r w:rsidR="00BF607A">
        <w:t xml:space="preserve"> array</w:t>
      </w:r>
      <w:r w:rsidR="002311B2">
        <w:t xml:space="preserve">. This can </w:t>
      </w:r>
      <w:r w:rsidR="00CC5CC5">
        <w:t>later</w:t>
      </w:r>
      <w:r w:rsidR="002311B2">
        <w:t xml:space="preserve"> be</w:t>
      </w:r>
      <w:r w:rsidR="00BD6C2C">
        <w:t xml:space="preserve"> called during the creation of the data visualisation</w:t>
      </w:r>
      <w:r w:rsidR="00BF607A">
        <w:t xml:space="preserve"> using the object literal name-value pair ie busstop or </w:t>
      </w:r>
      <w:r w:rsidR="00BF607A">
        <w:lastRenderedPageBreak/>
        <w:t xml:space="preserve">passengersin. </w:t>
      </w:r>
      <w:r w:rsidR="002311B2">
        <w:t>This method of data binding is later used to create the d3 visualisation by mapping the data to various elements within the document object model.</w:t>
      </w:r>
    </w:p>
    <w:p w14:paraId="43CE051B" w14:textId="0E0530E4" w:rsidR="00473C3A" w:rsidRDefault="009E0CD2">
      <w:del w:id="276" w:author="Weston, Gareth [2]" w:date="2017-01-06T17:14:00Z">
        <w:r w:rsidDel="00E8202D">
          <w:delText xml:space="preserve">  </w:delText>
        </w:r>
      </w:del>
    </w:p>
    <w:p w14:paraId="1D30754D" w14:textId="210DFB56" w:rsidR="00BE5505" w:rsidRDefault="00BE5505">
      <w:pPr>
        <w:pStyle w:val="Heading3"/>
      </w:pPr>
      <w:bookmarkStart w:id="277" w:name="_Toc471204386"/>
      <w:r>
        <w:t>Data Visualisation</w:t>
      </w:r>
      <w:bookmarkEnd w:id="277"/>
    </w:p>
    <w:p w14:paraId="58F3241C" w14:textId="1C4DE9BC" w:rsidR="00E8202D" w:rsidRDefault="00F63F2A">
      <w:pPr>
        <w:rPr>
          <w:ins w:id="278" w:author="Weston, Gareth [2]" w:date="2017-01-06T17:14:00Z"/>
        </w:rPr>
      </w:pPr>
      <w:r>
        <w:t xml:space="preserve">Following the data binding process, </w:t>
      </w:r>
      <w:del w:id="279" w:author="Weston, Gareth [2]" w:date="2017-01-06T17:14:00Z">
        <w:r w:rsidDel="00E8202D">
          <w:delText xml:space="preserve">the </w:delText>
        </w:r>
      </w:del>
      <w:ins w:id="280" w:author="Weston, Gareth [2]" w:date="2017-01-06T17:14:00Z">
        <w:r w:rsidR="00E8202D">
          <w:t xml:space="preserve">a </w:t>
        </w:r>
      </w:ins>
      <w:r>
        <w:t xml:space="preserve">visualisation </w:t>
      </w:r>
      <w:del w:id="281" w:author="Weston, Gareth [2]" w:date="2017-01-06T17:14:00Z">
        <w:r w:rsidDel="00E8202D">
          <w:delText>can be created</w:delText>
        </w:r>
      </w:del>
      <w:ins w:id="282" w:author="Weston, Gareth [2]" w:date="2017-01-06T17:14:00Z">
        <w:r w:rsidR="00E8202D">
          <w:t>is created</w:t>
        </w:r>
      </w:ins>
      <w:del w:id="283" w:author="Weston, Gareth [2]" w:date="2017-01-06T17:14:00Z">
        <w:r w:rsidDel="00E8202D">
          <w:delText xml:space="preserve"> using the following code</w:delText>
        </w:r>
      </w:del>
      <w:r>
        <w:t>.</w:t>
      </w:r>
    </w:p>
    <w:p w14:paraId="1792F0ED" w14:textId="02BD3E10" w:rsidR="00F63F2A" w:rsidRPr="00F63F2A" w:rsidRDefault="00F63F2A">
      <w:r>
        <w:rPr>
          <w:noProof/>
          <w:lang w:eastAsia="en-GB"/>
        </w:rPr>
        <w:drawing>
          <wp:inline distT="0" distB="0" distL="0" distR="0" wp14:anchorId="582C342C" wp14:editId="3C7EA94B">
            <wp:extent cx="5695442" cy="751522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3_advanced_demo_Stage1g.PNG"/>
                    <pic:cNvPicPr/>
                  </pic:nvPicPr>
                  <pic:blipFill>
                    <a:blip r:embed="rId41">
                      <a:extLst>
                        <a:ext uri="{28A0092B-C50C-407E-A947-70E740481C1C}">
                          <a14:useLocalDpi xmlns:a14="http://schemas.microsoft.com/office/drawing/2010/main" val="0"/>
                        </a:ext>
                      </a:extLst>
                    </a:blip>
                    <a:stretch>
                      <a:fillRect/>
                    </a:stretch>
                  </pic:blipFill>
                  <pic:spPr>
                    <a:xfrm>
                      <a:off x="0" y="0"/>
                      <a:ext cx="5697653" cy="7518143"/>
                    </a:xfrm>
                    <a:prstGeom prst="rect">
                      <a:avLst/>
                    </a:prstGeom>
                  </pic:spPr>
                </pic:pic>
              </a:graphicData>
            </a:graphic>
          </wp:inline>
        </w:drawing>
      </w:r>
    </w:p>
    <w:p w14:paraId="1B49FF5C" w14:textId="2A6F234E" w:rsidR="00BE5505" w:rsidRDefault="00F63F2A">
      <w:r>
        <w:rPr>
          <w:noProof/>
          <w:lang w:eastAsia="en-GB"/>
        </w:rPr>
        <w:lastRenderedPageBreak/>
        <w:drawing>
          <wp:inline distT="0" distB="0" distL="0" distR="0" wp14:anchorId="04AA3531" wp14:editId="6F82A4E0">
            <wp:extent cx="6188710" cy="3359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3_advanced_demo_Stage1h.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335915"/>
                    </a:xfrm>
                    <a:prstGeom prst="rect">
                      <a:avLst/>
                    </a:prstGeom>
                  </pic:spPr>
                </pic:pic>
              </a:graphicData>
            </a:graphic>
          </wp:inline>
        </w:drawing>
      </w:r>
    </w:p>
    <w:p w14:paraId="7BFC2A58" w14:textId="1E2176CC" w:rsidR="00584A0D" w:rsidRDefault="00F63F2A">
      <w:r>
        <w:t xml:space="preserve">Initially setting the X and Y axis </w:t>
      </w:r>
      <w:r w:rsidR="00584A0D">
        <w:t xml:space="preserve">scale </w:t>
      </w:r>
      <w:r>
        <w:t>domain</w:t>
      </w:r>
      <w:r w:rsidR="00584A0D">
        <w:t>, this</w:t>
      </w:r>
      <w:r>
        <w:t xml:space="preserve"> maps the d.busstop and d.passengerIn data to the graph. The domain is the range of possible input data values.</w:t>
      </w:r>
      <w:r w:rsidR="00584A0D">
        <w:t xml:space="preserve"> The X axis uses an anonymous function to return the d.bustop data. The Y axis uses a .max() function against the data to calculate its values. An anonymous function is again called to label the values with the data held in the d.passengersIn variable. </w:t>
      </w:r>
    </w:p>
    <w:p w14:paraId="23641F8A" w14:textId="62FE9D2F" w:rsidR="00A83B06" w:rsidRDefault="00584A0D">
      <w:r>
        <w:rPr>
          <w:noProof/>
          <w:lang w:eastAsia="en-GB"/>
        </w:rPr>
        <w:drawing>
          <wp:inline distT="0" distB="0" distL="0" distR="0" wp14:anchorId="5CE0FA80" wp14:editId="669A4035">
            <wp:extent cx="3397425" cy="106050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3_advanced_demo_Stage1i.PNG"/>
                    <pic:cNvPicPr/>
                  </pic:nvPicPr>
                  <pic:blipFill>
                    <a:blip r:embed="rId43">
                      <a:extLst>
                        <a:ext uri="{28A0092B-C50C-407E-A947-70E740481C1C}">
                          <a14:useLocalDpi xmlns:a14="http://schemas.microsoft.com/office/drawing/2010/main" val="0"/>
                        </a:ext>
                      </a:extLst>
                    </a:blip>
                    <a:stretch>
                      <a:fillRect/>
                    </a:stretch>
                  </pic:blipFill>
                  <pic:spPr>
                    <a:xfrm>
                      <a:off x="0" y="0"/>
                      <a:ext cx="3397425" cy="1060505"/>
                    </a:xfrm>
                    <a:prstGeom prst="rect">
                      <a:avLst/>
                    </a:prstGeom>
                  </pic:spPr>
                </pic:pic>
              </a:graphicData>
            </a:graphic>
          </wp:inline>
        </w:drawing>
      </w:r>
      <w:r>
        <w:t xml:space="preserve">  </w:t>
      </w:r>
    </w:p>
    <w:p w14:paraId="1692B702" w14:textId="7060B2DF" w:rsidR="00D849D7" w:rsidRDefault="00584A0D">
      <w:r>
        <w:t>This block of code simply appends a text block to the</w:t>
      </w:r>
      <w:r w:rsidR="009A5332">
        <w:t xml:space="preserve"> corr</w:t>
      </w:r>
      <w:ins w:id="284" w:author="LilyJoRose Lambert" w:date="2017-01-05T10:59:00Z">
        <w:r w:rsidR="00F83EBB">
          <w:t>e</w:t>
        </w:r>
      </w:ins>
      <w:del w:id="285" w:author="LilyJoRose Lambert" w:date="2017-01-05T10:59:00Z">
        <w:r w:rsidR="009A5332" w:rsidDel="00F83EBB">
          <w:delText>i</w:delText>
        </w:r>
      </w:del>
      <w:r w:rsidR="009A5332">
        <w:t>sponding</w:t>
      </w:r>
      <w:r>
        <w:t xml:space="preserve"> x and y coordinates of the SVG image</w:t>
      </w:r>
      <w:r w:rsidR="009A5332">
        <w:t xml:space="preserve">. Using a .text() function </w:t>
      </w:r>
      <w:r>
        <w:t xml:space="preserve">a string of text </w:t>
      </w:r>
      <w:r w:rsidR="009A5332">
        <w:t xml:space="preserve">is appended to be used as a </w:t>
      </w:r>
      <w:r>
        <w:t>chart title.</w:t>
      </w:r>
    </w:p>
    <w:p w14:paraId="43C4EE68" w14:textId="6AA5F181" w:rsidR="00584A0D" w:rsidRDefault="00584A0D">
      <w:r>
        <w:rPr>
          <w:noProof/>
          <w:lang w:eastAsia="en-GB"/>
        </w:rPr>
        <w:drawing>
          <wp:inline distT="0" distB="0" distL="0" distR="0" wp14:anchorId="7B2EE3B6" wp14:editId="379C24F4">
            <wp:extent cx="5188217" cy="34672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3_advanced_demo_Stage1j.PNG"/>
                    <pic:cNvPicPr/>
                  </pic:nvPicPr>
                  <pic:blipFill>
                    <a:blip r:embed="rId44">
                      <a:extLst>
                        <a:ext uri="{28A0092B-C50C-407E-A947-70E740481C1C}">
                          <a14:useLocalDpi xmlns:a14="http://schemas.microsoft.com/office/drawing/2010/main" val="0"/>
                        </a:ext>
                      </a:extLst>
                    </a:blip>
                    <a:stretch>
                      <a:fillRect/>
                    </a:stretch>
                  </pic:blipFill>
                  <pic:spPr>
                    <a:xfrm>
                      <a:off x="0" y="0"/>
                      <a:ext cx="5188217" cy="3467278"/>
                    </a:xfrm>
                    <a:prstGeom prst="rect">
                      <a:avLst/>
                    </a:prstGeom>
                  </pic:spPr>
                </pic:pic>
              </a:graphicData>
            </a:graphic>
          </wp:inline>
        </w:drawing>
      </w:r>
    </w:p>
    <w:p w14:paraId="41B92E80" w14:textId="67030F7D" w:rsidR="009A5332" w:rsidRDefault="009A5332">
      <w:r>
        <w:t xml:space="preserve">Following on from the </w:t>
      </w:r>
      <w:r w:rsidR="000E3F45">
        <w:t>append() function</w:t>
      </w:r>
      <w:r>
        <w:t xml:space="preserve">, this block of code appends </w:t>
      </w:r>
      <w:r w:rsidR="000E3F45">
        <w:t xml:space="preserve">to </w:t>
      </w:r>
      <w:r>
        <w:t>the SVG</w:t>
      </w:r>
      <w:r w:rsidR="000E3F45">
        <w:t xml:space="preserve"> </w:t>
      </w:r>
      <w:r>
        <w:t>image using the “g” element</w:t>
      </w:r>
      <w:r w:rsidR="000E3F45">
        <w:t xml:space="preserve"> grouping each element together</w:t>
      </w:r>
      <w:r>
        <w:t>. Styling and position Is set for the X and Y axis to</w:t>
      </w:r>
      <w:r w:rsidR="000E3F45">
        <w:t xml:space="preserve">gether with the padding, margins, axis title </w:t>
      </w:r>
      <w:r>
        <w:t>positioning</w:t>
      </w:r>
      <w:r w:rsidR="000E3F45">
        <w:t xml:space="preserve">, tick and value </w:t>
      </w:r>
      <w:r w:rsidR="001058D6">
        <w:t>label</w:t>
      </w:r>
      <w:r w:rsidR="000E3F45">
        <w:t xml:space="preserve"> information</w:t>
      </w:r>
      <w:r>
        <w:t xml:space="preserve"> r</w:t>
      </w:r>
      <w:r w:rsidR="000E3F45">
        <w:t>elating to the data visualisation.</w:t>
      </w:r>
    </w:p>
    <w:p w14:paraId="508183A4" w14:textId="0698C036" w:rsidR="00584A0D" w:rsidRDefault="009A5332">
      <w:r>
        <w:lastRenderedPageBreak/>
        <w:t xml:space="preserve">    </w:t>
      </w:r>
      <w:r w:rsidR="000E3F45">
        <w:rPr>
          <w:noProof/>
          <w:lang w:eastAsia="en-GB"/>
        </w:rPr>
        <w:drawing>
          <wp:inline distT="0" distB="0" distL="0" distR="0" wp14:anchorId="29A4876E" wp14:editId="35E6F49E">
            <wp:extent cx="4247851" cy="30353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3_advanced_demo_Stage1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1698" cy="3038049"/>
                    </a:xfrm>
                    <a:prstGeom prst="rect">
                      <a:avLst/>
                    </a:prstGeom>
                  </pic:spPr>
                </pic:pic>
              </a:graphicData>
            </a:graphic>
          </wp:inline>
        </w:drawing>
      </w:r>
    </w:p>
    <w:p w14:paraId="2D127E95" w14:textId="55A22281" w:rsidR="00116AAA" w:rsidRDefault="00116AAA">
      <w:pPr>
        <w:pStyle w:val="Heading3"/>
      </w:pPr>
      <w:bookmarkStart w:id="286" w:name="_Toc471204387"/>
      <w:r>
        <w:t>Adding the bars</w:t>
      </w:r>
      <w:bookmarkEnd w:id="286"/>
    </w:p>
    <w:p w14:paraId="715D30B4" w14:textId="6F1B8951" w:rsidR="001D6351" w:rsidRDefault="000B179D">
      <w:r>
        <w:rPr>
          <w:noProof/>
          <w:lang w:eastAsia="en-GB"/>
        </w:rPr>
        <w:drawing>
          <wp:inline distT="0" distB="0" distL="0" distR="0" wp14:anchorId="0E6FD29A" wp14:editId="7CAD4028">
            <wp:extent cx="6188710" cy="12039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3_advanced_demo_Stage1l.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1203960"/>
                    </a:xfrm>
                    <a:prstGeom prst="rect">
                      <a:avLst/>
                    </a:prstGeom>
                  </pic:spPr>
                </pic:pic>
              </a:graphicData>
            </a:graphic>
          </wp:inline>
        </w:drawing>
      </w:r>
    </w:p>
    <w:p w14:paraId="2F7921DE" w14:textId="0C364E99" w:rsidR="00155CED" w:rsidRDefault="000A40D5">
      <w:r>
        <w:t xml:space="preserve">Creating the bars is the </w:t>
      </w:r>
      <w:r w:rsidR="00155CED">
        <w:t xml:space="preserve">next block of code to be executed, this block </w:t>
      </w:r>
      <w:r>
        <w:t xml:space="preserve">uses </w:t>
      </w:r>
      <w:r w:rsidR="00484F29">
        <w:t>many</w:t>
      </w:r>
      <w:r>
        <w:t xml:space="preserve"> functions </w:t>
      </w:r>
      <w:r w:rsidR="008C68EA">
        <w:t>to</w:t>
      </w:r>
      <w:r>
        <w:t xml:space="preserve"> display the d</w:t>
      </w:r>
      <w:r w:rsidR="00484F29">
        <w:t xml:space="preserve">ata which was consumed </w:t>
      </w:r>
      <w:r>
        <w:t>by the d3.json() function.</w:t>
      </w:r>
    </w:p>
    <w:p w14:paraId="25653DBD" w14:textId="512EF230" w:rsidR="00155CED" w:rsidRDefault="00155CED">
      <w:r>
        <w:t xml:space="preserve">Using a selectall() function with the argument SVG the function </w:t>
      </w:r>
      <w:del w:id="287" w:author="LilyJoRose Lambert" w:date="2017-01-05T11:00:00Z">
        <w:r w:rsidDel="00F83EBB">
          <w:delText xml:space="preserve">is </w:delText>
        </w:r>
      </w:del>
      <w:r>
        <w:t>select</w:t>
      </w:r>
      <w:ins w:id="288" w:author="LilyJoRose Lambert" w:date="2017-01-05T11:00:00Z">
        <w:r w:rsidR="00F83EBB">
          <w:t>s</w:t>
        </w:r>
      </w:ins>
      <w:del w:id="289" w:author="LilyJoRose Lambert" w:date="2017-01-05T11:00:00Z">
        <w:r w:rsidDel="00F83EBB">
          <w:delText>ing</w:delText>
        </w:r>
      </w:del>
      <w:r>
        <w:t xml:space="preserve"> the SVG elements which at this point are non</w:t>
      </w:r>
      <w:ins w:id="290" w:author="LilyJoRose Lambert" w:date="2017-01-05T11:00:00Z">
        <w:r w:rsidR="00F83EBB">
          <w:t>-</w:t>
        </w:r>
      </w:ins>
      <w:del w:id="291" w:author="LilyJoRose Lambert" w:date="2017-01-05T11:00:00Z">
        <w:r w:rsidDel="00F83EBB">
          <w:delText xml:space="preserve"> </w:delText>
        </w:r>
      </w:del>
      <w:r>
        <w:t xml:space="preserve">existent. The .data() function </w:t>
      </w:r>
      <w:r w:rsidR="00484F29">
        <w:t xml:space="preserve">loops through the </w:t>
      </w:r>
      <w:r w:rsidR="00A346AC">
        <w:t xml:space="preserve">passed argument </w:t>
      </w:r>
      <w:r>
        <w:t xml:space="preserve">which binds the data to the SVG elements creating the visual. </w:t>
      </w:r>
    </w:p>
    <w:p w14:paraId="2A6AC362" w14:textId="7D81B12D" w:rsidR="00673FBC" w:rsidRDefault="00155CED">
      <w:r>
        <w:t>The .enter().append(“rect”</w:t>
      </w:r>
      <w:r w:rsidR="00B703CE">
        <w:t xml:space="preserve">) function works directly with the document object model,  this method looks at the DOM selection, in this case bar, to see if there is an element </w:t>
      </w:r>
      <w:del w:id="292" w:author="LilyJoRose Lambert" w:date="2017-01-05T11:00:00Z">
        <w:r w:rsidR="00B703CE" w:rsidDel="00F83EBB">
          <w:delText xml:space="preserve">is </w:delText>
        </w:r>
      </w:del>
      <w:r w:rsidR="00B703CE">
        <w:t>in existence. If there is</w:t>
      </w:r>
      <w:ins w:id="293" w:author="LilyJoRose Lambert" w:date="2017-01-05T11:00:00Z">
        <w:r w:rsidR="00F83EBB">
          <w:t xml:space="preserve"> </w:t>
        </w:r>
      </w:ins>
      <w:r w:rsidR="00B703CE">
        <w:t>n</w:t>
      </w:r>
      <w:ins w:id="294" w:author="LilyJoRose Lambert" w:date="2017-01-05T11:00:00Z">
        <w:r w:rsidR="00F83EBB">
          <w:t>o</w:t>
        </w:r>
      </w:ins>
      <w:del w:id="295" w:author="LilyJoRose Lambert" w:date="2017-01-05T11:00:00Z">
        <w:r w:rsidR="00B703CE" w:rsidDel="00F83EBB">
          <w:delText>’</w:delText>
        </w:r>
      </w:del>
      <w:r w:rsidR="00B703CE">
        <w:t>t a placeholder is created and passes a reference to the next line of code which calls the CSS styling properties.</w:t>
      </w:r>
    </w:p>
    <w:p w14:paraId="1F8961B0" w14:textId="353BEFB2" w:rsidR="00D1789B" w:rsidRDefault="00D1789B">
      <w:r>
        <w:rPr>
          <w:noProof/>
          <w:lang w:eastAsia="en-GB"/>
        </w:rPr>
        <w:drawing>
          <wp:inline distT="0" distB="0" distL="0" distR="0" wp14:anchorId="0958DF69" wp14:editId="61FE5C18">
            <wp:extent cx="6188710" cy="6464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3_advanced_demo_Stage1m.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646430"/>
                    </a:xfrm>
                    <a:prstGeom prst="rect">
                      <a:avLst/>
                    </a:prstGeom>
                  </pic:spPr>
                </pic:pic>
              </a:graphicData>
            </a:graphic>
          </wp:inline>
        </w:drawing>
      </w:r>
    </w:p>
    <w:p w14:paraId="4F675B77" w14:textId="7F4CB807" w:rsidR="006C6279" w:rsidRDefault="00D1789B">
      <w:r>
        <w:lastRenderedPageBreak/>
        <w:t>This part of the function describes dynamic creation of the visualisation. Using th</w:t>
      </w:r>
      <w:r w:rsidR="006C6279">
        <w:t xml:space="preserve">e .attr() function an argument </w:t>
      </w:r>
      <w:r>
        <w:t>followed by an anonymous function(d) which returns the values of d.bustop</w:t>
      </w:r>
      <w:r w:rsidR="006C6279">
        <w:t xml:space="preserve"> and passengerin</w:t>
      </w:r>
      <w:r>
        <w:t xml:space="preserve"> together with</w:t>
      </w:r>
      <w:r w:rsidR="006C6279">
        <w:t xml:space="preserve"> the relevant variable </w:t>
      </w:r>
      <w:r w:rsidR="00A346AC">
        <w:t>contain</w:t>
      </w:r>
      <w:ins w:id="296" w:author="LilyJoRose Lambert" w:date="2017-01-05T11:01:00Z">
        <w:r w:rsidR="00F83EBB">
          <w:t>in</w:t>
        </w:r>
      </w:ins>
      <w:r w:rsidR="006C6279">
        <w:t>g</w:t>
      </w:r>
      <w:r w:rsidR="00A346AC">
        <w:t xml:space="preserve"> the scaling data. The data is then passed off to the following </w:t>
      </w:r>
      <w:del w:id="297" w:author="Weston, Gareth [2]" w:date="2017-01-06T16:41:00Z">
        <w:r w:rsidR="00A346AC" w:rsidDel="008013AA">
          <w:delText>function which</w:delText>
        </w:r>
      </w:del>
      <w:ins w:id="298" w:author="Weston, Gareth [2]" w:date="2017-01-06T16:41:00Z">
        <w:r w:rsidR="008013AA">
          <w:t>function that</w:t>
        </w:r>
      </w:ins>
      <w:r w:rsidR="00A346AC">
        <w:t xml:space="preserve"> contains the values of width</w:t>
      </w:r>
      <w:r w:rsidR="006C6279">
        <w:t xml:space="preserve"> and height</w:t>
      </w:r>
      <w:r w:rsidR="00A346AC">
        <w:t xml:space="preserve"> and x.rangeband.</w:t>
      </w:r>
      <w:r w:rsidR="006C6279">
        <w:t xml:space="preserve"> Height of the visualisation is set using the height minus the y value. S</w:t>
      </w:r>
      <w:r w:rsidR="00A346AC">
        <w:t>how</w:t>
      </w:r>
      <w:r w:rsidR="006C6279">
        <w:t>n below is the results of the above code.</w:t>
      </w:r>
    </w:p>
    <w:p w14:paraId="76D2AF47" w14:textId="19300B95" w:rsidR="00D1789B" w:rsidRDefault="00A346AC">
      <w:r>
        <w:rPr>
          <w:noProof/>
          <w:lang w:eastAsia="en-GB"/>
        </w:rPr>
        <w:drawing>
          <wp:inline distT="0" distB="0" distL="0" distR="0" wp14:anchorId="065D8EBB" wp14:editId="68DE1C76">
            <wp:extent cx="6188710" cy="40347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3_advanced_demo_Stage1n.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4034790"/>
                    </a:xfrm>
                    <a:prstGeom prst="rect">
                      <a:avLst/>
                    </a:prstGeom>
                  </pic:spPr>
                </pic:pic>
              </a:graphicData>
            </a:graphic>
          </wp:inline>
        </w:drawing>
      </w:r>
      <w:r>
        <w:t xml:space="preserve"> </w:t>
      </w:r>
      <w:r w:rsidR="00DF1402">
        <w:t xml:space="preserve"> </w:t>
      </w:r>
      <w:r w:rsidR="00D1789B">
        <w:t xml:space="preserve">    </w:t>
      </w:r>
    </w:p>
    <w:p w14:paraId="164716B4" w14:textId="5247531E" w:rsidR="00D1789B" w:rsidRDefault="00A346AC">
      <w:del w:id="299" w:author="Weston, Gareth [2]" w:date="2017-01-06T17:15:00Z">
        <w:r w:rsidDel="00E8202D">
          <w:delText xml:space="preserve"> </w:delText>
        </w:r>
      </w:del>
      <w:r w:rsidR="006C6279">
        <w:t xml:space="preserve">The same method is used to </w:t>
      </w:r>
      <w:r w:rsidR="00BF607A">
        <w:t>create</w:t>
      </w:r>
      <w:r w:rsidR="006C6279">
        <w:t xml:space="preserve"> the passengerOut </w:t>
      </w:r>
      <w:del w:id="300" w:author="Weston, Gareth [2]" w:date="2017-01-06T17:15:00Z">
        <w:r w:rsidR="006C6279" w:rsidDel="00E8202D">
          <w:delText>data,</w:delText>
        </w:r>
      </w:del>
      <w:ins w:id="301" w:author="Weston, Gareth [2]" w:date="2017-01-06T17:15:00Z">
        <w:r w:rsidR="00E8202D">
          <w:t>data;</w:t>
        </w:r>
      </w:ins>
      <w:r w:rsidR="006C6279">
        <w:t xml:space="preserve"> </w:t>
      </w:r>
      <w:del w:id="302" w:author="Weston, Gareth [2]" w:date="2017-01-06T17:15:00Z">
        <w:r w:rsidR="006C6279" w:rsidDel="00E8202D">
          <w:delText>however</w:delText>
        </w:r>
      </w:del>
      <w:ins w:id="303" w:author="Weston, Gareth [2]" w:date="2017-01-06T17:15:00Z">
        <w:r w:rsidR="00E8202D">
          <w:t>however,</w:t>
        </w:r>
      </w:ins>
      <w:r w:rsidR="006C6279">
        <w:t xml:space="preserve"> a </w:t>
      </w:r>
      <w:r w:rsidR="00DC1E35">
        <w:t>CSS</w:t>
      </w:r>
      <w:r w:rsidR="006C6279">
        <w:t xml:space="preserve"> styling class of barout is used to change the colour to orange</w:t>
      </w:r>
      <w:ins w:id="304" w:author="Weston, Gareth [2]" w:date="2017-01-06T16:41:00Z">
        <w:r w:rsidR="008013AA">
          <w:t xml:space="preserve"> giving a more </w:t>
        </w:r>
      </w:ins>
      <w:ins w:id="305" w:author="Weston, Gareth [2]" w:date="2017-01-06T16:42:00Z">
        <w:r w:rsidR="008013AA">
          <w:t>distinguishing</w:t>
        </w:r>
      </w:ins>
      <w:ins w:id="306" w:author="Weston, Gareth [2]" w:date="2017-01-06T16:41:00Z">
        <w:r w:rsidR="008013AA">
          <w:t xml:space="preserve"> presence. </w:t>
        </w:r>
      </w:ins>
      <w:del w:id="307" w:author="Weston, Gareth [2]" w:date="2017-01-06T16:41:00Z">
        <w:r w:rsidR="006C6279" w:rsidDel="008013AA">
          <w:delText>.</w:delText>
        </w:r>
      </w:del>
    </w:p>
    <w:p w14:paraId="6770625C" w14:textId="07A72F07" w:rsidR="006C6279" w:rsidRDefault="006C6279">
      <w:r>
        <w:rPr>
          <w:noProof/>
          <w:lang w:eastAsia="en-GB"/>
        </w:rPr>
        <w:drawing>
          <wp:inline distT="0" distB="0" distL="0" distR="0" wp14:anchorId="33C3E168" wp14:editId="0225F077">
            <wp:extent cx="6188710" cy="14147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3_advanced_demo_Stage1o.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1414780"/>
                    </a:xfrm>
                    <a:prstGeom prst="rect">
                      <a:avLst/>
                    </a:prstGeom>
                  </pic:spPr>
                </pic:pic>
              </a:graphicData>
            </a:graphic>
          </wp:inline>
        </w:drawing>
      </w:r>
    </w:p>
    <w:p w14:paraId="66AA3C5E" w14:textId="6F8C2ADC" w:rsidR="008B7A09" w:rsidRDefault="008B7A09"/>
    <w:p w14:paraId="05D81246" w14:textId="3E7CE261" w:rsidR="00206A01" w:rsidRPr="007C295F" w:rsidRDefault="008B7A09">
      <w:r>
        <w:t xml:space="preserve"> </w:t>
      </w:r>
    </w:p>
    <w:p w14:paraId="5F5F8C42" w14:textId="6A2B5EB3" w:rsidR="00975F66" w:rsidRDefault="00975F66">
      <w:pPr>
        <w:pStyle w:val="Heading1"/>
        <w:jc w:val="both"/>
        <w:pPrChange w:id="308" w:author="Weston, Gareth" w:date="2017-01-06T17:39:00Z">
          <w:pPr>
            <w:pStyle w:val="Heading1"/>
          </w:pPr>
        </w:pPrChange>
      </w:pPr>
      <w:bookmarkStart w:id="309" w:name="_Toc471204389"/>
      <w:r>
        <w:lastRenderedPageBreak/>
        <w:t>Conclusion</w:t>
      </w:r>
      <w:bookmarkEnd w:id="309"/>
    </w:p>
    <w:p w14:paraId="1CDCF171" w14:textId="7E900E4B" w:rsidR="003E156D" w:rsidRDefault="003E156D">
      <w:r>
        <w:t>The Use of the D3</w:t>
      </w:r>
      <w:ins w:id="310" w:author="Weston, Gareth [2]" w:date="2017-01-06T17:16:00Z">
        <w:r w:rsidR="00E8202D">
          <w:t xml:space="preserve">.js library with </w:t>
        </w:r>
      </w:ins>
      <w:del w:id="311" w:author="Weston, Gareth [2]" w:date="2017-01-06T17:16:00Z">
        <w:r w:rsidDel="00E8202D">
          <w:delText xml:space="preserve"> </w:delText>
        </w:r>
      </w:del>
      <w:del w:id="312" w:author="Weston, Gareth [2]" w:date="2017-01-06T17:15:00Z">
        <w:r w:rsidDel="00E8202D">
          <w:delText>with</w:delText>
        </w:r>
      </w:del>
      <w:ins w:id="313" w:author="LilyJoRose Lambert" w:date="2017-01-05T11:01:00Z">
        <w:del w:id="314" w:author="Weston, Gareth [2]" w:date="2017-01-06T17:15:00Z">
          <w:r w:rsidR="00520DBB" w:rsidDel="00E8202D">
            <w:delText>in</w:delText>
          </w:r>
        </w:del>
      </w:ins>
      <w:del w:id="315" w:author="Weston, Gareth [2]" w:date="2017-01-06T17:15:00Z">
        <w:r w:rsidDel="00E8202D">
          <w:delText xml:space="preserve"> </w:delText>
        </w:r>
      </w:del>
      <w:r>
        <w:t xml:space="preserve">JavaScript provides an incredible way to display data in visual way. </w:t>
      </w:r>
      <w:ins w:id="316" w:author="Weston, Gareth [2]" w:date="2017-01-06T17:16:00Z">
        <w:r w:rsidR="00E8202D">
          <w:t xml:space="preserve">Providing a </w:t>
        </w:r>
      </w:ins>
      <w:del w:id="317" w:author="Weston, Gareth [2]" w:date="2017-01-06T17:16:00Z">
        <w:r w:rsidDel="00E8202D">
          <w:delText xml:space="preserve">There is a </w:delText>
        </w:r>
      </w:del>
      <w:r>
        <w:t>vast array of tools</w:t>
      </w:r>
      <w:ins w:id="318" w:author="Weston, Gareth [2]" w:date="2017-01-06T17:16:00Z">
        <w:r w:rsidR="00E8202D">
          <w:t xml:space="preserve">, </w:t>
        </w:r>
      </w:ins>
      <w:del w:id="319" w:author="Weston, Gareth [2]" w:date="2017-01-06T17:16:00Z">
        <w:r w:rsidDel="00E8202D">
          <w:delText xml:space="preserve"> </w:delText>
        </w:r>
      </w:del>
      <w:r>
        <w:t>a developer can use to produce stunning interactive and scalable</w:t>
      </w:r>
      <w:ins w:id="320" w:author="Weston, Gareth [2]" w:date="2017-01-06T17:16:00Z">
        <w:r w:rsidR="00E8202D">
          <w:t xml:space="preserve"> visuals from a range of</w:t>
        </w:r>
      </w:ins>
      <w:r>
        <w:t xml:space="preserve"> datasets.</w:t>
      </w:r>
    </w:p>
    <w:p w14:paraId="43EADDB2" w14:textId="581FCFAA" w:rsidR="0050379D" w:rsidRDefault="00643CEF">
      <w:pPr>
        <w:spacing w:line="480" w:lineRule="auto"/>
        <w:rPr>
          <w:ins w:id="321" w:author="Weston, Gareth [2]" w:date="2017-01-06T17:26:00Z"/>
        </w:rPr>
        <w:pPrChange w:id="322" w:author="Weston, Gareth" w:date="2017-01-06T17:39:00Z">
          <w:pPr>
            <w:spacing w:line="480" w:lineRule="auto"/>
            <w:jc w:val="left"/>
          </w:pPr>
        </w:pPrChange>
      </w:pPr>
      <w:r>
        <w:t xml:space="preserve">This report has covered the technical aspects in </w:t>
      </w:r>
      <w:del w:id="323" w:author="Weston, Gareth [2]" w:date="2017-01-06T17:17:00Z">
        <w:r w:rsidDel="00E8202D">
          <w:delText xml:space="preserve">creating </w:delText>
        </w:r>
      </w:del>
      <w:r w:rsidR="008C68EA">
        <w:t>manipulating</w:t>
      </w:r>
      <w:ins w:id="324" w:author="Weston, Gareth [2]" w:date="2017-01-06T17:17:00Z">
        <w:r w:rsidR="00E8202D">
          <w:t xml:space="preserve"> the DOM to create </w:t>
        </w:r>
      </w:ins>
      <w:del w:id="325" w:author="Weston, Gareth [2]" w:date="2017-01-06T17:25:00Z">
        <w:r w:rsidDel="0050379D">
          <w:delText>simple</w:delText>
        </w:r>
      </w:del>
      <w:ins w:id="326" w:author="Weston, Gareth [2]" w:date="2017-01-06T17:25:00Z">
        <w:r w:rsidR="0050379D">
          <w:t>a simple</w:t>
        </w:r>
      </w:ins>
      <w:r>
        <w:t xml:space="preserve"> header</w:t>
      </w:r>
      <w:del w:id="327" w:author="Weston, Gareth [2]" w:date="2017-01-06T17:17:00Z">
        <w:r w:rsidDel="00E8202D">
          <w:delText>s</w:delText>
        </w:r>
      </w:del>
      <w:r>
        <w:t xml:space="preserve"> to </w:t>
      </w:r>
      <w:del w:id="328" w:author="LilyJoRose Lambert" w:date="2017-01-05T11:02:00Z">
        <w:r w:rsidDel="00520DBB">
          <w:delText>barcharts</w:delText>
        </w:r>
      </w:del>
      <w:ins w:id="329" w:author="LilyJoRose Lambert" w:date="2017-01-05T11:02:00Z">
        <w:r w:rsidR="00520DBB">
          <w:t xml:space="preserve">bar </w:t>
        </w:r>
        <w:del w:id="330" w:author="Weston, Gareth [2]" w:date="2017-01-06T17:25:00Z">
          <w:r w:rsidR="00520DBB" w:rsidDel="0050379D">
            <w:delText>charts</w:delText>
          </w:r>
        </w:del>
      </w:ins>
      <w:del w:id="331" w:author="Weston, Gareth [2]" w:date="2017-01-06T17:25:00Z">
        <w:r w:rsidDel="0050379D">
          <w:delText>,</w:delText>
        </w:r>
      </w:del>
      <w:ins w:id="332" w:author="Weston, Gareth [2]" w:date="2017-01-06T17:25:00Z">
        <w:r w:rsidR="0050379D">
          <w:t>charts;</w:t>
        </w:r>
      </w:ins>
      <w:r>
        <w:t xml:space="preserve"> however, the D3 library </w:t>
      </w:r>
      <w:r w:rsidR="008C68EA">
        <w:t>can</w:t>
      </w:r>
      <w:r>
        <w:t xml:space="preserve"> create interactive maps using Geo Mapping through the GeoJSON encoding method. This provides </w:t>
      </w:r>
      <w:del w:id="333" w:author="Weston, Gareth [2]" w:date="2017-01-06T17:19:00Z">
        <w:r w:rsidDel="0050379D">
          <w:delText xml:space="preserve">a great way to </w:delText>
        </w:r>
      </w:del>
      <w:ins w:id="334" w:author="Weston, Gareth [2]" w:date="2017-01-06T17:19:00Z">
        <w:r w:rsidR="0050379D">
          <w:t xml:space="preserve">a </w:t>
        </w:r>
      </w:ins>
      <w:r>
        <w:t>visual</w:t>
      </w:r>
      <w:ins w:id="335" w:author="Weston, Gareth [2]" w:date="2017-01-06T17:19:00Z">
        <w:r w:rsidR="0050379D">
          <w:t xml:space="preserve"> way to </w:t>
        </w:r>
      </w:ins>
      <w:del w:id="336" w:author="Weston, Gareth [2]" w:date="2017-01-06T17:19:00Z">
        <w:r w:rsidDel="0050379D">
          <w:delText xml:space="preserve">ly </w:delText>
        </w:r>
      </w:del>
      <w:r>
        <w:t xml:space="preserve">track the use of data within a specific area. Virtually any dataset </w:t>
      </w:r>
      <w:ins w:id="337" w:author="Weston, Gareth [2]" w:date="2017-01-06T16:42:00Z">
        <w:r w:rsidR="008013AA">
          <w:t xml:space="preserve">has the potential to be </w:t>
        </w:r>
      </w:ins>
      <w:del w:id="338" w:author="Weston, Gareth [2]" w:date="2017-01-06T16:42:00Z">
        <w:r w:rsidDel="008013AA">
          <w:delText xml:space="preserve">can be </w:delText>
        </w:r>
      </w:del>
      <w:r>
        <w:t>manipulated and bound to a visual representation</w:t>
      </w:r>
      <w:ins w:id="339" w:author="Weston, Gareth [2]" w:date="2017-01-06T16:43:00Z">
        <w:r w:rsidR="008013AA">
          <w:t xml:space="preserve">. This is </w:t>
        </w:r>
      </w:ins>
      <w:ins w:id="340" w:author="Weston, Gareth [2]" w:date="2017-01-06T17:20:00Z">
        <w:r w:rsidR="0050379D">
          <w:t xml:space="preserve">not only </w:t>
        </w:r>
      </w:ins>
      <w:ins w:id="341" w:author="Weston, Gareth [2]" w:date="2017-01-06T16:43:00Z">
        <w:r w:rsidR="008013AA">
          <w:t>useful for large presentations and conferences, but with</w:t>
        </w:r>
        <w:r w:rsidR="0050379D">
          <w:t>in company reports and websites</w:t>
        </w:r>
      </w:ins>
      <w:ins w:id="342" w:author="Weston, Gareth [2]" w:date="2017-01-06T17:20:00Z">
        <w:r w:rsidR="0050379D">
          <w:t>.</w:t>
        </w:r>
      </w:ins>
      <w:ins w:id="343" w:author="Weston, Gareth [2]" w:date="2017-01-06T17:24:00Z">
        <w:r w:rsidR="0050379D">
          <w:t xml:space="preserve"> Combing D3 with data allows the</w:t>
        </w:r>
      </w:ins>
      <w:ins w:id="344" w:author="Weston, Gareth [2]" w:date="2017-01-06T17:21:00Z">
        <w:r w:rsidR="0050379D">
          <w:t xml:space="preserve"> predication of </w:t>
        </w:r>
      </w:ins>
      <w:ins w:id="345" w:author="Weston, Gareth [2]" w:date="2017-01-06T17:20:00Z">
        <w:r w:rsidR="0050379D">
          <w:t>trends</w:t>
        </w:r>
      </w:ins>
      <w:ins w:id="346" w:author="Weston, Gareth [2]" w:date="2017-01-06T17:21:00Z">
        <w:r w:rsidR="0050379D">
          <w:t xml:space="preserve">, patterns and </w:t>
        </w:r>
      </w:ins>
      <w:ins w:id="347" w:author="Weston, Gareth [2]" w:date="2017-01-06T17:25:00Z">
        <w:r w:rsidR="0050379D">
          <w:t>associations, which</w:t>
        </w:r>
      </w:ins>
      <w:ins w:id="348" w:author="Weston, Gareth [2]" w:date="2017-01-06T17:24:00Z">
        <w:r w:rsidR="0050379D">
          <w:t xml:space="preserve"> in turn</w:t>
        </w:r>
      </w:ins>
      <w:ins w:id="349" w:author="Weston, Gareth [2]" w:date="2017-01-06T17:22:00Z">
        <w:r w:rsidR="0050379D">
          <w:t xml:space="preserve"> </w:t>
        </w:r>
      </w:ins>
      <w:ins w:id="350" w:author="Weston, Gareth [2]" w:date="2017-01-06T17:26:00Z">
        <w:r w:rsidR="0050379D">
          <w:t>promotes growth within</w:t>
        </w:r>
      </w:ins>
      <w:ins w:id="351" w:author="Weston, Gareth [2]" w:date="2017-01-06T17:22:00Z">
        <w:r w:rsidR="0050379D">
          <w:t xml:space="preserve"> businesses</w:t>
        </w:r>
      </w:ins>
      <w:ins w:id="352" w:author="Weston, Gareth [2]" w:date="2017-01-06T17:26:00Z">
        <w:r w:rsidR="0050379D">
          <w:t xml:space="preserve"> </w:t>
        </w:r>
      </w:ins>
      <w:ins w:id="353" w:author="Weston, Gareth [2]" w:date="2017-01-06T17:22:00Z">
        <w:r w:rsidR="0050379D">
          <w:t xml:space="preserve">having a positive impact on the </w:t>
        </w:r>
      </w:ins>
      <w:ins w:id="354" w:author="Weston, Gareth [2]" w:date="2017-01-06T17:25:00Z">
        <w:r w:rsidR="0050379D">
          <w:t>economy and further project funding.</w:t>
        </w:r>
      </w:ins>
    </w:p>
    <w:p w14:paraId="1028B83B" w14:textId="77777777" w:rsidR="0050379D" w:rsidRDefault="0050379D">
      <w:pPr>
        <w:spacing w:line="480" w:lineRule="auto"/>
        <w:rPr>
          <w:ins w:id="355" w:author="Weston, Gareth [2]" w:date="2017-01-06T17:25:00Z"/>
        </w:rPr>
        <w:pPrChange w:id="356" w:author="Weston, Gareth" w:date="2017-01-06T17:39:00Z">
          <w:pPr>
            <w:spacing w:line="480" w:lineRule="auto"/>
            <w:jc w:val="left"/>
          </w:pPr>
        </w:pPrChange>
      </w:pPr>
    </w:p>
    <w:p w14:paraId="3C9E1A8B" w14:textId="2447D50D" w:rsidR="0050379D" w:rsidRDefault="0050379D">
      <w:pPr>
        <w:spacing w:line="480" w:lineRule="auto"/>
        <w:rPr>
          <w:ins w:id="357" w:author="Weston, Gareth [2]" w:date="2017-01-06T17:25:00Z"/>
        </w:rPr>
        <w:pPrChange w:id="358" w:author="Weston, Gareth" w:date="2017-01-06T17:39:00Z">
          <w:pPr>
            <w:spacing w:line="480" w:lineRule="auto"/>
            <w:jc w:val="left"/>
          </w:pPr>
        </w:pPrChange>
      </w:pPr>
      <w:ins w:id="359" w:author="Weston, Gareth [2]" w:date="2017-01-06T17:25:00Z">
        <w:r>
          <w:t xml:space="preserve"> </w:t>
        </w:r>
      </w:ins>
    </w:p>
    <w:p w14:paraId="7CC7C3E8" w14:textId="77777777" w:rsidR="0050379D" w:rsidRDefault="0050379D">
      <w:pPr>
        <w:spacing w:line="480" w:lineRule="auto"/>
        <w:rPr>
          <w:ins w:id="360" w:author="Weston, Gareth [2]" w:date="2017-01-06T17:23:00Z"/>
        </w:rPr>
        <w:pPrChange w:id="361" w:author="Weston, Gareth" w:date="2017-01-06T17:39:00Z">
          <w:pPr>
            <w:spacing w:line="480" w:lineRule="auto"/>
            <w:jc w:val="left"/>
          </w:pPr>
        </w:pPrChange>
      </w:pPr>
    </w:p>
    <w:p w14:paraId="2D367826" w14:textId="77777777" w:rsidR="0050379D" w:rsidRDefault="0050379D">
      <w:pPr>
        <w:spacing w:line="480" w:lineRule="auto"/>
        <w:rPr>
          <w:ins w:id="362" w:author="Weston, Gareth [2]" w:date="2017-01-06T17:18:00Z"/>
        </w:rPr>
        <w:pPrChange w:id="363" w:author="Weston, Gareth" w:date="2017-01-06T17:39:00Z">
          <w:pPr>
            <w:spacing w:line="480" w:lineRule="auto"/>
            <w:jc w:val="left"/>
          </w:pPr>
        </w:pPrChange>
      </w:pPr>
    </w:p>
    <w:p w14:paraId="4BE6E7ED" w14:textId="3F2548B7" w:rsidR="003E156D" w:rsidDel="008013AA" w:rsidRDefault="00643CEF">
      <w:pPr>
        <w:rPr>
          <w:del w:id="364" w:author="Weston, Gareth [2]" w:date="2017-01-06T16:44:00Z"/>
        </w:rPr>
      </w:pPr>
      <w:del w:id="365" w:author="Weston, Gareth [2]" w:date="2017-01-06T16:43:00Z">
        <w:r w:rsidDel="008013AA">
          <w:delText xml:space="preserve"> not just online but within presentations and documents.</w:delText>
        </w:r>
      </w:del>
      <w:del w:id="366" w:author="Weston, Gareth [2]" w:date="2017-01-06T16:44:00Z">
        <w:r w:rsidDel="008013AA">
          <w:delText xml:space="preserve"> </w:delText>
        </w:r>
      </w:del>
    </w:p>
    <w:p w14:paraId="1EB364F8" w14:textId="5F29D403" w:rsidR="00643CEF" w:rsidRPr="003E156D" w:rsidDel="008013AA" w:rsidRDefault="00643CEF">
      <w:pPr>
        <w:rPr>
          <w:del w:id="367" w:author="Weston, Gareth [2]" w:date="2017-01-06T16:44:00Z"/>
        </w:rPr>
      </w:pPr>
    </w:p>
    <w:p w14:paraId="1FBCB1CE" w14:textId="2E944188" w:rsidR="00646603" w:rsidDel="008013AA" w:rsidRDefault="00F66130">
      <w:pPr>
        <w:rPr>
          <w:del w:id="368" w:author="Weston, Gareth [2]" w:date="2017-01-06T16:44:00Z"/>
        </w:rPr>
      </w:pPr>
      <w:del w:id="369" w:author="Weston, Gareth [2]" w:date="2017-01-06T16:44:00Z">
        <w:r w:rsidDel="008013AA">
          <w:delText xml:space="preserve"> </w:delText>
        </w:r>
      </w:del>
    </w:p>
    <w:p w14:paraId="63DEC0ED" w14:textId="3DE1EB04" w:rsidR="008013AA" w:rsidRDefault="00646603">
      <w:pPr>
        <w:spacing w:line="480" w:lineRule="auto"/>
        <w:rPr>
          <w:ins w:id="370" w:author="Weston, Gareth [2]" w:date="2017-01-06T16:44:00Z"/>
        </w:rPr>
        <w:pPrChange w:id="371" w:author="Weston, Gareth" w:date="2017-01-06T17:39:00Z">
          <w:pPr>
            <w:spacing w:line="480" w:lineRule="auto"/>
            <w:jc w:val="left"/>
          </w:pPr>
        </w:pPrChange>
      </w:pPr>
      <w:del w:id="372" w:author="Weston, Gareth [2]" w:date="2017-01-06T16:44:00Z">
        <w:r w:rsidDel="008013AA">
          <w:br w:type="page"/>
        </w:r>
      </w:del>
      <w:ins w:id="373" w:author="Weston, Gareth [2]" w:date="2017-01-06T16:44:00Z">
        <w:r w:rsidR="008013AA">
          <w:br w:type="page"/>
        </w:r>
      </w:ins>
    </w:p>
    <w:p w14:paraId="1F01D3B8" w14:textId="420BAFD0" w:rsidR="00646603" w:rsidDel="00FA213C" w:rsidRDefault="00646603">
      <w:pPr>
        <w:rPr>
          <w:del w:id="374" w:author="Weston, Gareth [2]" w:date="2017-01-06T16:44:00Z"/>
        </w:rPr>
        <w:pPrChange w:id="375" w:author="Weston, Gareth" w:date="2017-01-06T17:39:00Z">
          <w:pPr>
            <w:spacing w:line="480" w:lineRule="auto"/>
            <w:jc w:val="left"/>
          </w:pPr>
        </w:pPrChange>
      </w:pPr>
    </w:p>
    <w:p w14:paraId="1A5B7060" w14:textId="5D9FF476" w:rsidR="00CC1898" w:rsidRPr="00CC1898" w:rsidRDefault="00383719">
      <w:pPr>
        <w:pStyle w:val="Heading1"/>
        <w:jc w:val="both"/>
        <w:pPrChange w:id="376" w:author="Weston, Gareth" w:date="2017-01-06T17:39:00Z">
          <w:pPr>
            <w:pStyle w:val="Heading1"/>
          </w:pPr>
        </w:pPrChange>
      </w:pPr>
      <w:r>
        <w:t xml:space="preserve"> </w:t>
      </w:r>
      <w:bookmarkStart w:id="377" w:name="_Toc471204390"/>
      <w:r w:rsidR="00203834">
        <w:t>Appendices</w:t>
      </w:r>
      <w:bookmarkEnd w:id="377"/>
      <w:ins w:id="378" w:author="LilyJoRose Lambert" w:date="2017-01-05T10:20:00Z">
        <w:r w:rsidR="003D1160">
          <w:t xml:space="preserve">  </w:t>
        </w:r>
      </w:ins>
    </w:p>
    <w:p w14:paraId="454EB2F5" w14:textId="0143CB80" w:rsidR="00084CB3" w:rsidRDefault="00084CB3">
      <w:r>
        <w:t xml:space="preserve">Appendix </w:t>
      </w:r>
      <w:ins w:id="379" w:author="Weston, Gareth [2]" w:date="2017-01-06T17:32:00Z">
        <w:r w:rsidR="00491938">
          <w:t>O</w:t>
        </w:r>
      </w:ins>
      <w:del w:id="380" w:author="Weston, Gareth [2]" w:date="2017-01-06T17:32:00Z">
        <w:r w:rsidDel="00491938">
          <w:delText>o</w:delText>
        </w:r>
      </w:del>
      <w:r>
        <w:t>ne</w:t>
      </w:r>
      <w:ins w:id="381" w:author="Weston, Gareth [2]" w:date="2017-01-06T17:27:00Z">
        <w:r w:rsidR="0050379D">
          <w:t xml:space="preserve"> -</w:t>
        </w:r>
        <w:r w:rsidR="00EC733D">
          <w:t xml:space="preserve"> </w:t>
        </w:r>
      </w:ins>
      <w:ins w:id="382" w:author="LilyJoRose Lambert" w:date="2017-01-05T10:20:00Z">
        <w:del w:id="383" w:author="Weston, Gareth [2]" w:date="2017-01-06T17:34:00Z">
          <w:r w:rsidR="003D1160" w:rsidDel="00EC733D">
            <w:delText xml:space="preserve"> </w:delText>
          </w:r>
        </w:del>
      </w:ins>
      <w:ins w:id="384" w:author="Weston, Gareth [2]" w:date="2017-01-06T17:31:00Z">
        <w:r w:rsidR="00491938">
          <w:t>PHP Script Overview</w:t>
        </w:r>
      </w:ins>
      <w:ins w:id="385" w:author="LilyJoRose Lambert" w:date="2017-01-05T10:20:00Z">
        <w:del w:id="386" w:author="Weston, Gareth [2]" w:date="2017-01-06T17:27:00Z">
          <w:r w:rsidR="003D1160" w:rsidDel="0050379D">
            <w:delText xml:space="preserve">– it would be a good idea if you also give each item an heading </w:delText>
          </w:r>
        </w:del>
      </w:ins>
      <w:ins w:id="387" w:author="LilyJoRose Lambert" w:date="2017-01-05T10:21:00Z">
        <w:del w:id="388" w:author="Weston, Gareth [2]" w:date="2017-01-06T17:27:00Z">
          <w:r w:rsidR="00121083" w:rsidDel="0050379D">
            <w:delText>and then if someone just scrolls through the appendices they are able to identify each item easily without having to go back to the text</w:delText>
          </w:r>
        </w:del>
      </w:ins>
    </w:p>
    <w:p w14:paraId="335BE82F" w14:textId="47B16887" w:rsidR="00084CB3" w:rsidRDefault="00084CB3">
      <w:r>
        <w:rPr>
          <w:noProof/>
          <w:lang w:eastAsia="en-GB"/>
        </w:rPr>
        <w:drawing>
          <wp:inline distT="0" distB="0" distL="0" distR="0" wp14:anchorId="4CC81A84" wp14:editId="5B52AAFD">
            <wp:extent cx="4368800" cy="302848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endix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76381" cy="3033740"/>
                    </a:xfrm>
                    <a:prstGeom prst="rect">
                      <a:avLst/>
                    </a:prstGeom>
                  </pic:spPr>
                </pic:pic>
              </a:graphicData>
            </a:graphic>
          </wp:inline>
        </w:drawing>
      </w:r>
    </w:p>
    <w:p w14:paraId="7C03CB1F" w14:textId="32E3DD45" w:rsidR="00CC1898" w:rsidRDefault="00CC1898">
      <w:r>
        <w:t xml:space="preserve">Appendix </w:t>
      </w:r>
      <w:del w:id="389" w:author="Weston, Gareth [2]" w:date="2017-01-06T17:32:00Z">
        <w:r w:rsidDel="00491938">
          <w:delText>t</w:delText>
        </w:r>
      </w:del>
      <w:ins w:id="390" w:author="Weston, Gareth [2]" w:date="2017-01-06T17:32:00Z">
        <w:r w:rsidR="00491938">
          <w:t>T</w:t>
        </w:r>
      </w:ins>
      <w:r>
        <w:t>wo</w:t>
      </w:r>
      <w:ins w:id="391" w:author="Weston, Gareth [2]" w:date="2017-01-06T17:32:00Z">
        <w:r w:rsidR="00491938">
          <w:t xml:space="preserve"> - PHP Script Overview</w:t>
        </w:r>
      </w:ins>
    </w:p>
    <w:p w14:paraId="4649F3A4" w14:textId="55B05EC9" w:rsidR="00CC1898" w:rsidRDefault="00CC1898">
      <w:r>
        <w:rPr>
          <w:noProof/>
          <w:lang w:eastAsia="en-GB"/>
        </w:rPr>
        <w:drawing>
          <wp:inline distT="0" distB="0" distL="0" distR="0" wp14:anchorId="32C6B8F2" wp14:editId="4E8AB77F">
            <wp:extent cx="4246113" cy="381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endix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58334" cy="3820966"/>
                    </a:xfrm>
                    <a:prstGeom prst="rect">
                      <a:avLst/>
                    </a:prstGeom>
                  </pic:spPr>
                </pic:pic>
              </a:graphicData>
            </a:graphic>
          </wp:inline>
        </w:drawing>
      </w:r>
    </w:p>
    <w:p w14:paraId="6A31326A" w14:textId="2F566F97" w:rsidR="00F95B04" w:rsidDel="00EC733D" w:rsidRDefault="00F95B04">
      <w:pPr>
        <w:rPr>
          <w:del w:id="392" w:author="Weston, Gareth [2]" w:date="2017-01-06T17:34:00Z"/>
        </w:rPr>
      </w:pPr>
    </w:p>
    <w:p w14:paraId="2203B51F" w14:textId="77777777" w:rsidR="00EC733D" w:rsidRDefault="00EC733D">
      <w:pPr>
        <w:rPr>
          <w:ins w:id="393" w:author="Weston, Gareth [2]" w:date="2017-01-06T17:34:00Z"/>
        </w:rPr>
      </w:pPr>
    </w:p>
    <w:p w14:paraId="7A73F15B" w14:textId="76AEA253" w:rsidR="00F95B04" w:rsidRDefault="00F95B04">
      <w:r>
        <w:lastRenderedPageBreak/>
        <w:t xml:space="preserve">Appendix </w:t>
      </w:r>
      <w:ins w:id="394" w:author="Weston, Gareth [2]" w:date="2017-01-06T17:32:00Z">
        <w:r w:rsidR="00491938">
          <w:t>T</w:t>
        </w:r>
      </w:ins>
      <w:del w:id="395" w:author="Weston, Gareth [2]" w:date="2017-01-06T17:32:00Z">
        <w:r w:rsidDel="00491938">
          <w:delText>t</w:delText>
        </w:r>
      </w:del>
      <w:r>
        <w:t>hree</w:t>
      </w:r>
      <w:ins w:id="396" w:author="Weston, Gareth [2]" w:date="2017-01-06T17:32:00Z">
        <w:r w:rsidR="00491938">
          <w:t xml:space="preserve"> – Example of JSON format</w:t>
        </w:r>
      </w:ins>
    </w:p>
    <w:p w14:paraId="61E96A50" w14:textId="59BD4EE3" w:rsidR="00F95B04" w:rsidRDefault="00F95B04">
      <w:r>
        <w:rPr>
          <w:noProof/>
          <w:lang w:eastAsia="en-GB"/>
        </w:rPr>
        <w:drawing>
          <wp:inline distT="0" distB="0" distL="0" distR="0" wp14:anchorId="1A95D208" wp14:editId="308D4814">
            <wp:extent cx="6188710" cy="562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endix 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88710" cy="562610"/>
                    </a:xfrm>
                    <a:prstGeom prst="rect">
                      <a:avLst/>
                    </a:prstGeom>
                  </pic:spPr>
                </pic:pic>
              </a:graphicData>
            </a:graphic>
          </wp:inline>
        </w:drawing>
      </w:r>
      <w:r>
        <w:rPr>
          <w:noProof/>
          <w:lang w:eastAsia="en-GB"/>
        </w:rPr>
        <w:drawing>
          <wp:inline distT="0" distB="0" distL="0" distR="0" wp14:anchorId="3A094BEF" wp14:editId="6DC549FF">
            <wp:extent cx="6188710" cy="4511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endix 3a.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4511040"/>
                    </a:xfrm>
                    <a:prstGeom prst="rect">
                      <a:avLst/>
                    </a:prstGeom>
                  </pic:spPr>
                </pic:pic>
              </a:graphicData>
            </a:graphic>
          </wp:inline>
        </w:drawing>
      </w:r>
    </w:p>
    <w:p w14:paraId="4E882E29" w14:textId="7D0110BB" w:rsidR="00AA32F0" w:rsidRDefault="00AA32F0">
      <w:r>
        <w:t>Appendix Four</w:t>
      </w:r>
      <w:ins w:id="397" w:author="Weston, Gareth [2]" w:date="2017-01-06T17:33:00Z">
        <w:r w:rsidR="00491938">
          <w:t xml:space="preserve"> – Example of an SVG element using XML</w:t>
        </w:r>
      </w:ins>
    </w:p>
    <w:p w14:paraId="213D5A86" w14:textId="7F906F8E" w:rsidR="00AA32F0" w:rsidRDefault="00AA32F0">
      <w:r>
        <w:rPr>
          <w:noProof/>
          <w:lang w:eastAsia="en-GB"/>
        </w:rPr>
        <w:drawing>
          <wp:inline distT="0" distB="0" distL="0" distR="0" wp14:anchorId="6B80A1EF" wp14:editId="468D9305">
            <wp:extent cx="4241800" cy="2124816"/>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endix 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56132" cy="2131995"/>
                    </a:xfrm>
                    <a:prstGeom prst="rect">
                      <a:avLst/>
                    </a:prstGeom>
                  </pic:spPr>
                </pic:pic>
              </a:graphicData>
            </a:graphic>
          </wp:inline>
        </w:drawing>
      </w:r>
    </w:p>
    <w:p w14:paraId="63148C2D" w14:textId="6AD985D2" w:rsidR="00AA32F0" w:rsidRDefault="00AA32F0">
      <w:pPr>
        <w:pPrChange w:id="398" w:author="Weston, Gareth" w:date="2017-01-06T17:39:00Z">
          <w:pPr>
            <w:jc w:val="left"/>
          </w:pPr>
        </w:pPrChange>
      </w:pPr>
      <w:r>
        <w:rPr>
          <w:noProof/>
          <w:lang w:eastAsia="en-GB"/>
        </w:rPr>
        <w:drawing>
          <wp:inline distT="0" distB="0" distL="0" distR="0" wp14:anchorId="7F2F4FBB" wp14:editId="458BAC76">
            <wp:extent cx="2667000" cy="310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endix 4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04137" cy="326388"/>
                    </a:xfrm>
                    <a:prstGeom prst="rect">
                      <a:avLst/>
                    </a:prstGeom>
                  </pic:spPr>
                </pic:pic>
              </a:graphicData>
            </a:graphic>
          </wp:inline>
        </w:drawing>
      </w:r>
    </w:p>
    <w:customXmlInsRangeStart w:id="399" w:author="Weston, Gareth" w:date="2017-01-06T17:38:00Z"/>
    <w:sdt>
      <w:sdtPr>
        <w:rPr>
          <w:rFonts w:eastAsiaTheme="minorHAnsi" w:cstheme="minorBidi"/>
          <w:b w:val="0"/>
          <w:bCs w:val="0"/>
          <w:color w:val="auto"/>
          <w:sz w:val="24"/>
          <w:szCs w:val="22"/>
        </w:rPr>
        <w:id w:val="-1024780586"/>
        <w:docPartObj>
          <w:docPartGallery w:val="Bibliographies"/>
          <w:docPartUnique/>
        </w:docPartObj>
      </w:sdtPr>
      <w:sdtContent>
        <w:customXmlInsRangeEnd w:id="399"/>
        <w:p w14:paraId="7FEC2BFA" w14:textId="0AC50828" w:rsidR="008C68EA" w:rsidRDefault="008C68EA">
          <w:pPr>
            <w:pStyle w:val="Heading1"/>
            <w:jc w:val="both"/>
            <w:rPr>
              <w:ins w:id="400" w:author="Weston, Gareth" w:date="2017-01-06T17:39:00Z"/>
            </w:rPr>
            <w:pPrChange w:id="401" w:author="Weston, Gareth" w:date="2017-01-06T17:39:00Z">
              <w:pPr>
                <w:pStyle w:val="Heading1"/>
              </w:pPr>
            </w:pPrChange>
          </w:pPr>
          <w:ins w:id="402" w:author="Weston, Gareth" w:date="2017-01-06T17:38:00Z">
            <w:r>
              <w:t>Bibliography</w:t>
            </w:r>
          </w:ins>
        </w:p>
        <w:customXmlInsRangeStart w:id="403" w:author="Weston, Gareth" w:date="2017-01-06T17:38:00Z"/>
        <w:sdt>
          <w:sdtPr>
            <w:id w:val="111145805"/>
            <w:bibliography/>
          </w:sdtPr>
          <w:sdtContent>
            <w:customXmlInsRangeEnd w:id="403"/>
            <w:p w14:paraId="06F0BD20" w14:textId="77777777" w:rsidR="008C68EA" w:rsidRDefault="008C68EA">
              <w:pPr>
                <w:pStyle w:val="Bibliography"/>
                <w:jc w:val="left"/>
                <w:rPr>
                  <w:noProof/>
                  <w:szCs w:val="24"/>
                </w:rPr>
                <w:pPrChange w:id="404" w:author="Weston, Gareth" w:date="2017-01-06T17:39:00Z">
                  <w:pPr>
                    <w:pStyle w:val="Bibliography"/>
                  </w:pPr>
                </w:pPrChange>
              </w:pPr>
              <w:ins w:id="405" w:author="Weston, Gareth" w:date="2017-01-06T17:38:00Z">
                <w:r>
                  <w:fldChar w:fldCharType="begin"/>
                </w:r>
                <w:r>
                  <w:instrText xml:space="preserve"> BIBLIOGRAPHY </w:instrText>
                </w:r>
                <w:r>
                  <w:fldChar w:fldCharType="separate"/>
                </w:r>
              </w:ins>
              <w:r>
                <w:rPr>
                  <w:noProof/>
                </w:rPr>
                <w:t xml:space="preserve">BSUPPORT, n.d. </w:t>
              </w:r>
              <w:r>
                <w:rPr>
                  <w:i/>
                  <w:iCs/>
                  <w:noProof/>
                </w:rPr>
                <w:t xml:space="preserve">What is a CSV file and how do I save my spreadsheet as one?. </w:t>
              </w:r>
              <w:r>
                <w:rPr>
                  <w:noProof/>
                </w:rPr>
                <w:t xml:space="preserve">[Online] </w:t>
              </w:r>
              <w:r>
                <w:rPr>
                  <w:noProof/>
                </w:rPr>
                <w:br/>
                <w:t xml:space="preserve">Available at: </w:t>
              </w:r>
              <w:r>
                <w:rPr>
                  <w:noProof/>
                  <w:u w:val="single"/>
                </w:rPr>
                <w:t>https://support.bigcommerce.com/articles/Public/What-is-a-CSV-file-and-how-do-I-save-my-spreadsheet-as-one</w:t>
              </w:r>
              <w:r>
                <w:rPr>
                  <w:noProof/>
                </w:rPr>
                <w:br/>
                <w:t>[Accessed 19th December 2016].</w:t>
              </w:r>
            </w:p>
            <w:p w14:paraId="5C9417FD" w14:textId="77777777" w:rsidR="008C68EA" w:rsidRDefault="008C68EA">
              <w:pPr>
                <w:pStyle w:val="Bibliography"/>
                <w:jc w:val="left"/>
                <w:rPr>
                  <w:noProof/>
                </w:rPr>
                <w:pPrChange w:id="406" w:author="Weston, Gareth" w:date="2017-01-06T17:39:00Z">
                  <w:pPr>
                    <w:pStyle w:val="Bibliography"/>
                  </w:pPr>
                </w:pPrChange>
              </w:pPr>
              <w:r>
                <w:rPr>
                  <w:noProof/>
                </w:rPr>
                <w:t xml:space="preserve">Computer Hope, n.d. </w:t>
              </w:r>
              <w:r>
                <w:rPr>
                  <w:i/>
                  <w:iCs/>
                  <w:noProof/>
                </w:rPr>
                <w:t xml:space="preserve">How to Create a CSV File. </w:t>
              </w:r>
              <w:r>
                <w:rPr>
                  <w:noProof/>
                </w:rPr>
                <w:t xml:space="preserve">[Online] </w:t>
              </w:r>
              <w:r>
                <w:rPr>
                  <w:noProof/>
                </w:rPr>
                <w:br/>
                <w:t xml:space="preserve">Available at: </w:t>
              </w:r>
              <w:r>
                <w:rPr>
                  <w:noProof/>
                  <w:u w:val="single"/>
                </w:rPr>
                <w:t>http://www.computerhope.com/issues/ch001356.htm</w:t>
              </w:r>
              <w:r>
                <w:rPr>
                  <w:noProof/>
                </w:rPr>
                <w:br/>
                <w:t>[Accessed 19th December 2016].</w:t>
              </w:r>
            </w:p>
            <w:p w14:paraId="38693AEC" w14:textId="77777777" w:rsidR="008C68EA" w:rsidRDefault="008C68EA">
              <w:pPr>
                <w:pStyle w:val="Bibliography"/>
                <w:jc w:val="left"/>
                <w:rPr>
                  <w:noProof/>
                </w:rPr>
                <w:pPrChange w:id="407" w:author="Weston, Gareth" w:date="2017-01-06T17:39:00Z">
                  <w:pPr>
                    <w:pStyle w:val="Bibliography"/>
                  </w:pPr>
                </w:pPrChange>
              </w:pPr>
              <w:r>
                <w:rPr>
                  <w:noProof/>
                </w:rPr>
                <w:t xml:space="preserve">d3noob, 2016. </w:t>
              </w:r>
              <w:r>
                <w:rPr>
                  <w:i/>
                  <w:iCs/>
                  <w:noProof/>
                </w:rPr>
                <w:t xml:space="preserve">Simple d3.js Graph. </w:t>
              </w:r>
              <w:r>
                <w:rPr>
                  <w:noProof/>
                </w:rPr>
                <w:t xml:space="preserve">[Online] </w:t>
              </w:r>
              <w:r>
                <w:rPr>
                  <w:noProof/>
                </w:rPr>
                <w:br/>
                <w:t xml:space="preserve">Available at: </w:t>
              </w:r>
              <w:r>
                <w:rPr>
                  <w:noProof/>
                  <w:u w:val="single"/>
                </w:rPr>
                <w:t>http://bl.ocks.org/d3noob/b3ff6ae1c120eea654b5</w:t>
              </w:r>
              <w:r>
                <w:rPr>
                  <w:noProof/>
                </w:rPr>
                <w:br/>
                <w:t>[Accessed 22nd December 2016].</w:t>
              </w:r>
            </w:p>
            <w:p w14:paraId="38064CCC" w14:textId="77777777" w:rsidR="008C68EA" w:rsidRDefault="008C68EA">
              <w:pPr>
                <w:pStyle w:val="Bibliography"/>
                <w:jc w:val="left"/>
                <w:rPr>
                  <w:noProof/>
                </w:rPr>
                <w:pPrChange w:id="408" w:author="Weston, Gareth" w:date="2017-01-06T17:39:00Z">
                  <w:pPr>
                    <w:pStyle w:val="Bibliography"/>
                  </w:pPr>
                </w:pPrChange>
              </w:pPr>
              <w:r>
                <w:rPr>
                  <w:noProof/>
                </w:rPr>
                <w:t xml:space="preserve">David Eisenberg &amp; Bellamy-Royds, A., 2014. </w:t>
              </w:r>
              <w:r>
                <w:rPr>
                  <w:i/>
                  <w:iCs/>
                  <w:noProof/>
                </w:rPr>
                <w:t xml:space="preserve">SVG Essentials. </w:t>
              </w:r>
              <w:r>
                <w:rPr>
                  <w:noProof/>
                </w:rPr>
                <w:t>2nd Edition ed. Milton Keynes: O'Reilly Media.</w:t>
              </w:r>
            </w:p>
            <w:p w14:paraId="64BCF883" w14:textId="77777777" w:rsidR="008C68EA" w:rsidRDefault="008C68EA">
              <w:pPr>
                <w:pStyle w:val="Bibliography"/>
                <w:jc w:val="left"/>
                <w:rPr>
                  <w:noProof/>
                </w:rPr>
                <w:pPrChange w:id="409" w:author="Weston, Gareth" w:date="2017-01-06T17:39:00Z">
                  <w:pPr>
                    <w:pStyle w:val="Bibliography"/>
                  </w:pPr>
                </w:pPrChange>
              </w:pPr>
              <w:r>
                <w:rPr>
                  <w:noProof/>
                </w:rPr>
                <w:t xml:space="preserve">Dynamic Web Coding, n.d. </w:t>
              </w:r>
              <w:r>
                <w:rPr>
                  <w:i/>
                  <w:iCs/>
                  <w:noProof/>
                </w:rPr>
                <w:t xml:space="preserve">JavaScript Object Literal. </w:t>
              </w:r>
              <w:r>
                <w:rPr>
                  <w:noProof/>
                </w:rPr>
                <w:t xml:space="preserve">[Online] </w:t>
              </w:r>
              <w:r>
                <w:rPr>
                  <w:noProof/>
                </w:rPr>
                <w:br/>
                <w:t xml:space="preserve">Available at: </w:t>
              </w:r>
              <w:r>
                <w:rPr>
                  <w:noProof/>
                  <w:u w:val="single"/>
                </w:rPr>
                <w:t>http://www.dyn-web.com/tutorials/object-literal/</w:t>
              </w:r>
              <w:r>
                <w:rPr>
                  <w:noProof/>
                </w:rPr>
                <w:br/>
                <w:t>[Accessed 3rd January 2017].</w:t>
              </w:r>
            </w:p>
            <w:p w14:paraId="4096A197" w14:textId="77777777" w:rsidR="008C68EA" w:rsidRDefault="008C68EA">
              <w:pPr>
                <w:pStyle w:val="Bibliography"/>
                <w:jc w:val="left"/>
                <w:rPr>
                  <w:noProof/>
                </w:rPr>
                <w:pPrChange w:id="410" w:author="Weston, Gareth" w:date="2017-01-06T17:39:00Z">
                  <w:pPr>
                    <w:pStyle w:val="Bibliography"/>
                  </w:pPr>
                </w:pPrChange>
              </w:pPr>
              <w:r>
                <w:rPr>
                  <w:noProof/>
                </w:rPr>
                <w:t xml:space="preserve">Jenkov, J., 2015. </w:t>
              </w:r>
              <w:r>
                <w:rPr>
                  <w:i/>
                  <w:iCs/>
                  <w:noProof/>
                </w:rPr>
                <w:t xml:space="preserve">SVG g element. </w:t>
              </w:r>
              <w:r>
                <w:rPr>
                  <w:noProof/>
                </w:rPr>
                <w:t xml:space="preserve">[Online] </w:t>
              </w:r>
              <w:r>
                <w:rPr>
                  <w:noProof/>
                </w:rPr>
                <w:br/>
                <w:t xml:space="preserve">Available at: </w:t>
              </w:r>
              <w:r>
                <w:rPr>
                  <w:noProof/>
                  <w:u w:val="single"/>
                </w:rPr>
                <w:t>http://tutorials.jenkov.com/svg/g-element.html</w:t>
              </w:r>
              <w:r>
                <w:rPr>
                  <w:noProof/>
                </w:rPr>
                <w:br/>
                <w:t>[Accessed 28th December 2016].</w:t>
              </w:r>
            </w:p>
            <w:p w14:paraId="6DC1FC30" w14:textId="77777777" w:rsidR="008C68EA" w:rsidRDefault="008C68EA">
              <w:pPr>
                <w:pStyle w:val="Bibliography"/>
                <w:jc w:val="left"/>
                <w:rPr>
                  <w:noProof/>
                </w:rPr>
                <w:pPrChange w:id="411" w:author="Weston, Gareth" w:date="2017-01-06T17:39:00Z">
                  <w:pPr>
                    <w:pStyle w:val="Bibliography"/>
                  </w:pPr>
                </w:pPrChange>
              </w:pPr>
              <w:r>
                <w:rPr>
                  <w:noProof/>
                </w:rPr>
                <w:t xml:space="preserve">json.org, n.d. </w:t>
              </w:r>
              <w:r>
                <w:rPr>
                  <w:i/>
                  <w:iCs/>
                  <w:noProof/>
                </w:rPr>
                <w:t xml:space="preserve">Introducing JSON. </w:t>
              </w:r>
              <w:r>
                <w:rPr>
                  <w:noProof/>
                </w:rPr>
                <w:t xml:space="preserve">[Online] </w:t>
              </w:r>
              <w:r>
                <w:rPr>
                  <w:noProof/>
                </w:rPr>
                <w:br/>
                <w:t xml:space="preserve">Available at: </w:t>
              </w:r>
              <w:r>
                <w:rPr>
                  <w:noProof/>
                  <w:u w:val="single"/>
                </w:rPr>
                <w:t>http://www.json.org/</w:t>
              </w:r>
              <w:r>
                <w:rPr>
                  <w:noProof/>
                </w:rPr>
                <w:br/>
                <w:t>[Accessed 20th December 2016].</w:t>
              </w:r>
            </w:p>
            <w:p w14:paraId="45F4B194" w14:textId="77777777" w:rsidR="008C68EA" w:rsidRDefault="008C68EA">
              <w:pPr>
                <w:pStyle w:val="Bibliography"/>
                <w:jc w:val="left"/>
                <w:rPr>
                  <w:noProof/>
                </w:rPr>
                <w:pPrChange w:id="412" w:author="Weston, Gareth" w:date="2017-01-06T17:39:00Z">
                  <w:pPr>
                    <w:pStyle w:val="Bibliography"/>
                  </w:pPr>
                </w:pPrChange>
              </w:pPr>
              <w:r>
                <w:rPr>
                  <w:noProof/>
                </w:rPr>
                <w:t xml:space="preserve">Murray, S., 2013. Setting Attributes. In: M. Blanchette, ed. </w:t>
              </w:r>
              <w:r>
                <w:rPr>
                  <w:i/>
                  <w:iCs/>
                  <w:noProof/>
                </w:rPr>
                <w:t xml:space="preserve">Interactive Data Vizulization. </w:t>
              </w:r>
              <w:r>
                <w:rPr>
                  <w:noProof/>
                </w:rPr>
                <w:t>Calafornia: O'Reilly Media, p. 86.</w:t>
              </w:r>
            </w:p>
            <w:p w14:paraId="574D4338" w14:textId="77777777" w:rsidR="008C68EA" w:rsidRDefault="008C68EA">
              <w:pPr>
                <w:pStyle w:val="Bibliography"/>
                <w:jc w:val="left"/>
                <w:rPr>
                  <w:noProof/>
                </w:rPr>
                <w:pPrChange w:id="413" w:author="Weston, Gareth" w:date="2017-01-06T17:39:00Z">
                  <w:pPr>
                    <w:pStyle w:val="Bibliography"/>
                  </w:pPr>
                </w:pPrChange>
              </w:pPr>
              <w:r>
                <w:rPr>
                  <w:noProof/>
                </w:rPr>
                <w:t xml:space="preserve">Murray, S., 2015. </w:t>
              </w:r>
              <w:r>
                <w:rPr>
                  <w:i/>
                  <w:iCs/>
                  <w:noProof/>
                </w:rPr>
                <w:t xml:space="preserve">Scales. </w:t>
              </w:r>
              <w:r>
                <w:rPr>
                  <w:noProof/>
                </w:rPr>
                <w:t xml:space="preserve">[Online] </w:t>
              </w:r>
              <w:r>
                <w:rPr>
                  <w:noProof/>
                </w:rPr>
                <w:br/>
                <w:t xml:space="preserve">Available at: </w:t>
              </w:r>
              <w:r>
                <w:rPr>
                  <w:noProof/>
                  <w:u w:val="single"/>
                </w:rPr>
                <w:t>http://alignedleft.com/tutorials/d3/scales</w:t>
              </w:r>
              <w:r>
                <w:rPr>
                  <w:noProof/>
                </w:rPr>
                <w:br/>
                <w:t>[Accessed 27th December 2016].</w:t>
              </w:r>
            </w:p>
            <w:p w14:paraId="4A18ADFC" w14:textId="77777777" w:rsidR="008C68EA" w:rsidRDefault="008C68EA">
              <w:pPr>
                <w:pStyle w:val="Bibliography"/>
                <w:jc w:val="left"/>
                <w:rPr>
                  <w:noProof/>
                </w:rPr>
                <w:pPrChange w:id="414" w:author="Weston, Gareth" w:date="2017-01-06T17:39:00Z">
                  <w:pPr>
                    <w:pStyle w:val="Bibliography"/>
                  </w:pPr>
                </w:pPrChange>
              </w:pPr>
              <w:r>
                <w:rPr>
                  <w:noProof/>
                </w:rPr>
                <w:lastRenderedPageBreak/>
                <w:t xml:space="preserve">php.net, n.d. </w:t>
              </w:r>
              <w:r>
                <w:rPr>
                  <w:i/>
                  <w:iCs/>
                  <w:noProof/>
                </w:rPr>
                <w:t xml:space="preserve">$_Server. </w:t>
              </w:r>
              <w:r>
                <w:rPr>
                  <w:noProof/>
                </w:rPr>
                <w:t xml:space="preserve">[Online] </w:t>
              </w:r>
              <w:r>
                <w:rPr>
                  <w:noProof/>
                </w:rPr>
                <w:br/>
                <w:t xml:space="preserve">Available at: </w:t>
              </w:r>
              <w:r>
                <w:rPr>
                  <w:noProof/>
                  <w:u w:val="single"/>
                </w:rPr>
                <w:t>http://php.net/manual/en/reserved.variables.server.php</w:t>
              </w:r>
              <w:r>
                <w:rPr>
                  <w:noProof/>
                </w:rPr>
                <w:br/>
                <w:t>[Accessed 20th December 2016].</w:t>
              </w:r>
            </w:p>
            <w:p w14:paraId="2FD772F1" w14:textId="77777777" w:rsidR="008C68EA" w:rsidRDefault="008C68EA">
              <w:pPr>
                <w:pStyle w:val="Bibliography"/>
                <w:jc w:val="left"/>
                <w:rPr>
                  <w:noProof/>
                </w:rPr>
                <w:pPrChange w:id="415" w:author="Weston, Gareth" w:date="2017-01-06T17:39:00Z">
                  <w:pPr>
                    <w:pStyle w:val="Bibliography"/>
                  </w:pPr>
                </w:pPrChange>
              </w:pPr>
              <w:r>
                <w:rPr>
                  <w:noProof/>
                </w:rPr>
                <w:t xml:space="preserve">php.net, n.d. </w:t>
              </w:r>
              <w:r>
                <w:rPr>
                  <w:i/>
                  <w:iCs/>
                  <w:noProof/>
                </w:rPr>
                <w:t xml:space="preserve">Error. </w:t>
              </w:r>
              <w:r>
                <w:rPr>
                  <w:noProof/>
                </w:rPr>
                <w:t xml:space="preserve">[Online] </w:t>
              </w:r>
              <w:r>
                <w:rPr>
                  <w:noProof/>
                </w:rPr>
                <w:br/>
                <w:t xml:space="preserve">Available at: </w:t>
              </w:r>
              <w:r>
                <w:rPr>
                  <w:noProof/>
                  <w:u w:val="single"/>
                </w:rPr>
                <w:t>http://php.net/manual/en/class.error.php</w:t>
              </w:r>
              <w:r>
                <w:rPr>
                  <w:noProof/>
                </w:rPr>
                <w:br/>
                <w:t>[Accessed 20th December 2016].</w:t>
              </w:r>
            </w:p>
            <w:p w14:paraId="77614B95" w14:textId="77777777" w:rsidR="008C68EA" w:rsidRDefault="008C68EA">
              <w:pPr>
                <w:pStyle w:val="Bibliography"/>
                <w:jc w:val="left"/>
                <w:rPr>
                  <w:noProof/>
                </w:rPr>
                <w:pPrChange w:id="416" w:author="Weston, Gareth" w:date="2017-01-06T17:39:00Z">
                  <w:pPr>
                    <w:pStyle w:val="Bibliography"/>
                  </w:pPr>
                </w:pPrChange>
              </w:pPr>
              <w:r>
                <w:rPr>
                  <w:noProof/>
                </w:rPr>
                <w:t xml:space="preserve">php.net, n.d. </w:t>
              </w:r>
              <w:r>
                <w:rPr>
                  <w:i/>
                  <w:iCs/>
                  <w:noProof/>
                </w:rPr>
                <w:t xml:space="preserve">fgetcsv. </w:t>
              </w:r>
              <w:r>
                <w:rPr>
                  <w:noProof/>
                </w:rPr>
                <w:t xml:space="preserve">[Online] </w:t>
              </w:r>
              <w:r>
                <w:rPr>
                  <w:noProof/>
                </w:rPr>
                <w:br/>
                <w:t xml:space="preserve">Available at: </w:t>
              </w:r>
              <w:r>
                <w:rPr>
                  <w:noProof/>
                  <w:u w:val="single"/>
                </w:rPr>
                <w:t>http://php.net/manual/en/function.fgetcsv.php</w:t>
              </w:r>
              <w:r>
                <w:rPr>
                  <w:noProof/>
                </w:rPr>
                <w:br/>
                <w:t>[Accessed 20th December 2016].</w:t>
              </w:r>
            </w:p>
            <w:p w14:paraId="6A9D90A2" w14:textId="77777777" w:rsidR="008C68EA" w:rsidRDefault="008C68EA">
              <w:pPr>
                <w:pStyle w:val="Bibliography"/>
                <w:jc w:val="left"/>
                <w:rPr>
                  <w:noProof/>
                </w:rPr>
                <w:pPrChange w:id="417" w:author="Weston, Gareth" w:date="2017-01-06T17:39:00Z">
                  <w:pPr>
                    <w:pStyle w:val="Bibliography"/>
                  </w:pPr>
                </w:pPrChange>
              </w:pPr>
              <w:r>
                <w:rPr>
                  <w:noProof/>
                </w:rPr>
                <w:t xml:space="preserve">php.net, n.d. </w:t>
              </w:r>
              <w:r>
                <w:rPr>
                  <w:i/>
                  <w:iCs/>
                  <w:noProof/>
                </w:rPr>
                <w:t xml:space="preserve">fopen. </w:t>
              </w:r>
              <w:r>
                <w:rPr>
                  <w:noProof/>
                </w:rPr>
                <w:t xml:space="preserve">[Online] </w:t>
              </w:r>
              <w:r>
                <w:rPr>
                  <w:noProof/>
                </w:rPr>
                <w:br/>
                <w:t xml:space="preserve">Available at: </w:t>
              </w:r>
              <w:r>
                <w:rPr>
                  <w:noProof/>
                  <w:u w:val="single"/>
                </w:rPr>
                <w:t>http://php.net/manual/en/function.fopen.php</w:t>
              </w:r>
              <w:r>
                <w:rPr>
                  <w:noProof/>
                </w:rPr>
                <w:br/>
                <w:t>[Accessed 20th December 2016].</w:t>
              </w:r>
            </w:p>
            <w:p w14:paraId="39C27A48" w14:textId="77777777" w:rsidR="008C68EA" w:rsidRDefault="008C68EA">
              <w:pPr>
                <w:pStyle w:val="Bibliography"/>
                <w:jc w:val="left"/>
                <w:rPr>
                  <w:noProof/>
                </w:rPr>
                <w:pPrChange w:id="418" w:author="Weston, Gareth" w:date="2017-01-06T17:39:00Z">
                  <w:pPr>
                    <w:pStyle w:val="Bibliography"/>
                  </w:pPr>
                </w:pPrChange>
              </w:pPr>
              <w:r>
                <w:rPr>
                  <w:noProof/>
                </w:rPr>
                <w:t xml:space="preserve">php.net, n.d. </w:t>
              </w:r>
              <w:r>
                <w:rPr>
                  <w:i/>
                  <w:iCs/>
                  <w:noProof/>
                </w:rPr>
                <w:t xml:space="preserve">json_encode. </w:t>
              </w:r>
              <w:r>
                <w:rPr>
                  <w:noProof/>
                </w:rPr>
                <w:t xml:space="preserve">[Online] </w:t>
              </w:r>
              <w:r>
                <w:rPr>
                  <w:noProof/>
                </w:rPr>
                <w:br/>
                <w:t xml:space="preserve">Available at: </w:t>
              </w:r>
              <w:r>
                <w:rPr>
                  <w:noProof/>
                  <w:u w:val="single"/>
                </w:rPr>
                <w:t>http://php.net/manual/en/function.json-encode.php</w:t>
              </w:r>
              <w:r>
                <w:rPr>
                  <w:noProof/>
                </w:rPr>
                <w:br/>
                <w:t>[Accessed 20th December 2016].</w:t>
              </w:r>
            </w:p>
            <w:p w14:paraId="74D9F76A" w14:textId="77777777" w:rsidR="008C68EA" w:rsidRDefault="008C68EA">
              <w:pPr>
                <w:pStyle w:val="Bibliography"/>
                <w:jc w:val="left"/>
                <w:rPr>
                  <w:noProof/>
                </w:rPr>
                <w:pPrChange w:id="419" w:author="Weston, Gareth" w:date="2017-01-06T17:39:00Z">
                  <w:pPr>
                    <w:pStyle w:val="Bibliography"/>
                  </w:pPr>
                </w:pPrChange>
              </w:pPr>
              <w:r>
                <w:rPr>
                  <w:noProof/>
                </w:rPr>
                <w:t xml:space="preserve">php.net, n.d. </w:t>
              </w:r>
              <w:r>
                <w:rPr>
                  <w:i/>
                  <w:iCs/>
                  <w:noProof/>
                </w:rPr>
                <w:t xml:space="preserve">mysqli. </w:t>
              </w:r>
              <w:r>
                <w:rPr>
                  <w:noProof/>
                </w:rPr>
                <w:t xml:space="preserve">[Online] </w:t>
              </w:r>
              <w:r>
                <w:rPr>
                  <w:noProof/>
                </w:rPr>
                <w:br/>
                <w:t xml:space="preserve">Available at: </w:t>
              </w:r>
              <w:r>
                <w:rPr>
                  <w:noProof/>
                  <w:u w:val="single"/>
                </w:rPr>
                <w:t>http://php.net/manual/en/function.mysql-fetch-array.php</w:t>
              </w:r>
              <w:r>
                <w:rPr>
                  <w:noProof/>
                </w:rPr>
                <w:br/>
                <w:t>[Accessed 21th December 2016].</w:t>
              </w:r>
            </w:p>
            <w:p w14:paraId="68F5A6D9" w14:textId="77777777" w:rsidR="008C68EA" w:rsidRDefault="008C68EA">
              <w:pPr>
                <w:pStyle w:val="Bibliography"/>
                <w:jc w:val="left"/>
                <w:rPr>
                  <w:noProof/>
                </w:rPr>
                <w:pPrChange w:id="420" w:author="Weston, Gareth" w:date="2017-01-06T17:39:00Z">
                  <w:pPr>
                    <w:pStyle w:val="Bibliography"/>
                  </w:pPr>
                </w:pPrChange>
              </w:pPr>
              <w:r>
                <w:rPr>
                  <w:noProof/>
                </w:rPr>
                <w:t xml:space="preserve">PHP, n.d. </w:t>
              </w:r>
              <w:r>
                <w:rPr>
                  <w:i/>
                  <w:iCs/>
                  <w:noProof/>
                </w:rPr>
                <w:t xml:space="preserve">What is PHP. </w:t>
              </w:r>
              <w:r>
                <w:rPr>
                  <w:noProof/>
                </w:rPr>
                <w:t xml:space="preserve">[Online] </w:t>
              </w:r>
              <w:r>
                <w:rPr>
                  <w:noProof/>
                </w:rPr>
                <w:br/>
                <w:t xml:space="preserve">Available at: </w:t>
              </w:r>
              <w:r>
                <w:rPr>
                  <w:noProof/>
                  <w:u w:val="single"/>
                </w:rPr>
                <w:t>http://php.net/manual/en/intro-whatis.php</w:t>
              </w:r>
              <w:r>
                <w:rPr>
                  <w:noProof/>
                </w:rPr>
                <w:br/>
                <w:t>[Accessed 19th December 2016].</w:t>
              </w:r>
            </w:p>
            <w:p w14:paraId="330ED116" w14:textId="77777777" w:rsidR="008C68EA" w:rsidRDefault="008C68EA">
              <w:pPr>
                <w:pStyle w:val="Bibliography"/>
                <w:jc w:val="left"/>
                <w:rPr>
                  <w:noProof/>
                </w:rPr>
                <w:pPrChange w:id="421" w:author="Weston, Gareth" w:date="2017-01-06T17:39:00Z">
                  <w:pPr>
                    <w:pStyle w:val="Bibliography"/>
                  </w:pPr>
                </w:pPrChange>
              </w:pPr>
              <w:r>
                <w:rPr>
                  <w:noProof/>
                </w:rPr>
                <w:t xml:space="preserve">Schwartz, A. &amp; Solis, R., 2012. </w:t>
              </w:r>
              <w:r>
                <w:rPr>
                  <w:i/>
                  <w:iCs/>
                  <w:noProof/>
                </w:rPr>
                <w:t xml:space="preserve">D3 for Beginners. </w:t>
              </w:r>
              <w:r>
                <w:rPr>
                  <w:noProof/>
                </w:rPr>
                <w:t xml:space="preserve">[Online] </w:t>
              </w:r>
              <w:r>
                <w:rPr>
                  <w:noProof/>
                </w:rPr>
                <w:br/>
                <w:t xml:space="preserve">Available at: </w:t>
              </w:r>
              <w:r>
                <w:rPr>
                  <w:noProof/>
                  <w:u w:val="single"/>
                </w:rPr>
                <w:t>http://website.education.wisc.edu/~swu28/d3t/baseline.html</w:t>
              </w:r>
              <w:r>
                <w:rPr>
                  <w:noProof/>
                </w:rPr>
                <w:br/>
                <w:t>[Accessed 22nd December 2016].</w:t>
              </w:r>
            </w:p>
            <w:p w14:paraId="5A78154D" w14:textId="77777777" w:rsidR="008C68EA" w:rsidRDefault="008C68EA">
              <w:pPr>
                <w:pStyle w:val="Bibliography"/>
                <w:jc w:val="left"/>
                <w:rPr>
                  <w:noProof/>
                </w:rPr>
                <w:pPrChange w:id="422" w:author="Weston, Gareth" w:date="2017-01-06T17:39:00Z">
                  <w:pPr>
                    <w:pStyle w:val="Bibliography"/>
                  </w:pPr>
                </w:pPrChange>
              </w:pPr>
              <w:r>
                <w:rPr>
                  <w:noProof/>
                </w:rPr>
                <w:t xml:space="preserve">Schwartz, A. &amp; Solis, R., 2012. </w:t>
              </w:r>
              <w:r>
                <w:rPr>
                  <w:i/>
                  <w:iCs/>
                  <w:noProof/>
                </w:rPr>
                <w:t xml:space="preserve">D3 for Beginners. </w:t>
              </w:r>
              <w:r>
                <w:rPr>
                  <w:noProof/>
                </w:rPr>
                <w:t xml:space="preserve">[Online] </w:t>
              </w:r>
              <w:r>
                <w:rPr>
                  <w:noProof/>
                </w:rPr>
                <w:br/>
                <w:t xml:space="preserve">Available at: </w:t>
              </w:r>
              <w:r>
                <w:rPr>
                  <w:noProof/>
                  <w:u w:val="single"/>
                </w:rPr>
                <w:t>http://website.education.wisc.edu/~swu28/d3t/images/VectorBitmapExample.png</w:t>
              </w:r>
              <w:r>
                <w:rPr>
                  <w:noProof/>
                </w:rPr>
                <w:br/>
                <w:t>[Accessed 22nd December 2016].</w:t>
              </w:r>
            </w:p>
            <w:p w14:paraId="4BD622C8" w14:textId="77777777" w:rsidR="008C68EA" w:rsidRDefault="008C68EA">
              <w:pPr>
                <w:pStyle w:val="Bibliography"/>
                <w:jc w:val="left"/>
                <w:rPr>
                  <w:noProof/>
                </w:rPr>
                <w:pPrChange w:id="423" w:author="Weston, Gareth" w:date="2017-01-06T17:39:00Z">
                  <w:pPr>
                    <w:pStyle w:val="Bibliography"/>
                  </w:pPr>
                </w:pPrChange>
              </w:pPr>
              <w:r>
                <w:rPr>
                  <w:noProof/>
                </w:rPr>
                <w:lastRenderedPageBreak/>
                <w:t xml:space="preserve">TechTarget, n.d. </w:t>
              </w:r>
              <w:r>
                <w:rPr>
                  <w:i/>
                  <w:iCs/>
                  <w:noProof/>
                </w:rPr>
                <w:t xml:space="preserve">database. </w:t>
              </w:r>
              <w:r>
                <w:rPr>
                  <w:noProof/>
                </w:rPr>
                <w:t xml:space="preserve">[Online] </w:t>
              </w:r>
              <w:r>
                <w:rPr>
                  <w:noProof/>
                </w:rPr>
                <w:br/>
                <w:t xml:space="preserve">Available at: </w:t>
              </w:r>
              <w:r>
                <w:rPr>
                  <w:noProof/>
                  <w:u w:val="single"/>
                </w:rPr>
                <w:t>http://searchsqlserver.techtarget.com/definition/database</w:t>
              </w:r>
              <w:r>
                <w:rPr>
                  <w:noProof/>
                </w:rPr>
                <w:br/>
                <w:t>[Accessed 19th December 2016].</w:t>
              </w:r>
            </w:p>
            <w:p w14:paraId="71013D80" w14:textId="77777777" w:rsidR="008C68EA" w:rsidRDefault="008C68EA">
              <w:pPr>
                <w:pStyle w:val="Bibliography"/>
                <w:jc w:val="left"/>
                <w:rPr>
                  <w:noProof/>
                </w:rPr>
                <w:pPrChange w:id="424" w:author="Weston, Gareth" w:date="2017-01-06T17:39:00Z">
                  <w:pPr>
                    <w:pStyle w:val="Bibliography"/>
                  </w:pPr>
                </w:pPrChange>
              </w:pPr>
              <w:r>
                <w:rPr>
                  <w:noProof/>
                </w:rPr>
                <w:t xml:space="preserve">TechTarget, n.d. </w:t>
              </w:r>
              <w:r>
                <w:rPr>
                  <w:i/>
                  <w:iCs/>
                  <w:noProof/>
                </w:rPr>
                <w:t xml:space="preserve">vector graphics. </w:t>
              </w:r>
              <w:r>
                <w:rPr>
                  <w:noProof/>
                </w:rPr>
                <w:t xml:space="preserve">[Online] </w:t>
              </w:r>
              <w:r>
                <w:rPr>
                  <w:noProof/>
                </w:rPr>
                <w:br/>
                <w:t xml:space="preserve">Available at: </w:t>
              </w:r>
              <w:r>
                <w:rPr>
                  <w:noProof/>
                  <w:u w:val="single"/>
                </w:rPr>
                <w:t>http://searchwindevelopment.techtarget.com/definition/vector-graphics</w:t>
              </w:r>
              <w:r>
                <w:rPr>
                  <w:noProof/>
                </w:rPr>
                <w:br/>
                <w:t>[Accessed 21st December 2016].</w:t>
              </w:r>
            </w:p>
            <w:p w14:paraId="226013A1" w14:textId="63CB24D8" w:rsidR="008C68EA" w:rsidRDefault="008C68EA">
              <w:pPr>
                <w:jc w:val="left"/>
                <w:rPr>
                  <w:ins w:id="425" w:author="Weston, Gareth" w:date="2017-01-06T17:38:00Z"/>
                </w:rPr>
                <w:pPrChange w:id="426" w:author="Weston, Gareth" w:date="2017-01-06T17:39:00Z">
                  <w:pPr/>
                </w:pPrChange>
              </w:pPr>
              <w:ins w:id="427" w:author="Weston, Gareth" w:date="2017-01-06T17:38:00Z">
                <w:r>
                  <w:rPr>
                    <w:b/>
                    <w:bCs/>
                    <w:noProof/>
                  </w:rPr>
                  <w:fldChar w:fldCharType="end"/>
                </w:r>
              </w:ins>
            </w:p>
            <w:customXmlInsRangeStart w:id="428" w:author="Weston, Gareth" w:date="2017-01-06T17:38:00Z"/>
          </w:sdtContent>
        </w:sdt>
        <w:customXmlInsRangeEnd w:id="428"/>
        <w:customXmlInsRangeStart w:id="429" w:author="Weston, Gareth" w:date="2017-01-06T17:38:00Z"/>
      </w:sdtContent>
    </w:sdt>
    <w:customXmlInsRangeEnd w:id="429"/>
    <w:p w14:paraId="35EFA933" w14:textId="05306978" w:rsidR="00AA32F0" w:rsidRPr="00084CB3" w:rsidRDefault="00AA32F0">
      <w:pPr>
        <w:jc w:val="left"/>
      </w:pPr>
      <w:del w:id="430" w:author="Weston, Gareth [2]" w:date="2017-01-06T17:27:00Z">
        <w:r w:rsidDel="0050379D">
          <w:delText>Appendix Five</w:delText>
        </w:r>
      </w:del>
    </w:p>
    <w:sectPr w:rsidR="00AA32F0" w:rsidRPr="00084CB3" w:rsidSect="00AD36A8">
      <w:headerReference w:type="default" r:id="rId56"/>
      <w:footerReference w:type="default" r:id="rId57"/>
      <w:pgSz w:w="11906" w:h="16838"/>
      <w:pgMar w:top="1440" w:right="1080" w:bottom="1440" w:left="108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C7EDD" w14:textId="77777777" w:rsidR="00991B60" w:rsidRDefault="00991B60" w:rsidP="00536D1A">
      <w:pPr>
        <w:spacing w:after="0" w:line="240" w:lineRule="auto"/>
      </w:pPr>
      <w:r>
        <w:separator/>
      </w:r>
    </w:p>
  </w:endnote>
  <w:endnote w:type="continuationSeparator" w:id="0">
    <w:p w14:paraId="76E1C060" w14:textId="77777777" w:rsidR="00991B60" w:rsidRDefault="00991B60" w:rsidP="00536D1A">
      <w:pPr>
        <w:spacing w:after="0" w:line="240" w:lineRule="auto"/>
      </w:pPr>
      <w:r>
        <w:continuationSeparator/>
      </w:r>
    </w:p>
  </w:endnote>
  <w:endnote w:type="continuationNotice" w:id="1">
    <w:p w14:paraId="469D890C" w14:textId="77777777" w:rsidR="00991B60" w:rsidRDefault="00991B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606346"/>
      <w:docPartObj>
        <w:docPartGallery w:val="Page Numbers (Bottom of Page)"/>
        <w:docPartUnique/>
      </w:docPartObj>
    </w:sdtPr>
    <w:sdtEndPr>
      <w:rPr>
        <w:noProof/>
      </w:rPr>
    </w:sdtEndPr>
    <w:sdtContent>
      <w:p w14:paraId="5BE87E96" w14:textId="0155C4B7" w:rsidR="00294B6B" w:rsidRDefault="00294B6B">
        <w:pPr>
          <w:pStyle w:val="Footer"/>
          <w:jc w:val="center"/>
        </w:pPr>
        <w:r>
          <w:fldChar w:fldCharType="begin"/>
        </w:r>
        <w:r>
          <w:instrText xml:space="preserve"> PAGE   \* MERGEFORMAT </w:instrText>
        </w:r>
        <w:r>
          <w:fldChar w:fldCharType="separate"/>
        </w:r>
        <w:r w:rsidR="00E00C34">
          <w:rPr>
            <w:noProof/>
          </w:rPr>
          <w:t>5</w:t>
        </w:r>
        <w:r>
          <w:rPr>
            <w:noProof/>
          </w:rPr>
          <w:fldChar w:fldCharType="end"/>
        </w:r>
      </w:p>
    </w:sdtContent>
  </w:sdt>
  <w:p w14:paraId="7FCC2FC3" w14:textId="77777777" w:rsidR="00294B6B" w:rsidRDefault="00294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3361E" w14:textId="77777777" w:rsidR="00991B60" w:rsidRDefault="00991B60" w:rsidP="00536D1A">
      <w:pPr>
        <w:spacing w:after="0" w:line="240" w:lineRule="auto"/>
      </w:pPr>
      <w:r>
        <w:separator/>
      </w:r>
    </w:p>
  </w:footnote>
  <w:footnote w:type="continuationSeparator" w:id="0">
    <w:p w14:paraId="7DAD6B83" w14:textId="77777777" w:rsidR="00991B60" w:rsidRDefault="00991B60" w:rsidP="00536D1A">
      <w:pPr>
        <w:spacing w:after="0" w:line="240" w:lineRule="auto"/>
      </w:pPr>
      <w:r>
        <w:continuationSeparator/>
      </w:r>
    </w:p>
  </w:footnote>
  <w:footnote w:type="continuationNotice" w:id="1">
    <w:p w14:paraId="55DD770B" w14:textId="77777777" w:rsidR="00991B60" w:rsidRDefault="00991B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4B4C" w14:textId="232ADDE3" w:rsidR="00294B6B" w:rsidRDefault="00294B6B">
    <w:pPr>
      <w:spacing w:line="264" w:lineRule="auto"/>
    </w:pPr>
    <w:r>
      <w:rPr>
        <w:noProof/>
        <w:color w:val="000000"/>
        <w:lang w:eastAsia="en-GB"/>
      </w:rPr>
      <mc:AlternateContent>
        <mc:Choice Requires="wps">
          <w:drawing>
            <wp:anchor distT="0" distB="0" distL="114300" distR="114300" simplePos="0" relativeHeight="251658240" behindDoc="0" locked="0" layoutInCell="1" allowOverlap="1" wp14:anchorId="489469A4" wp14:editId="00A599E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143FCB75"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color w:val="4F81BD" w:themeColor="accent1"/>
          <w:sz w:val="20"/>
          <w:szCs w:val="20"/>
        </w:rPr>
        <w:alias w:val="Title"/>
        <w:id w:val="15524250"/>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1401501</w:t>
        </w:r>
      </w:sdtContent>
    </w:sdt>
  </w:p>
  <w:p w14:paraId="7FCD969C" w14:textId="77777777" w:rsidR="00294B6B" w:rsidRDefault="00294B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ECE3D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420C69"/>
    <w:multiLevelType w:val="hybridMultilevel"/>
    <w:tmpl w:val="75AA8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9165D"/>
    <w:multiLevelType w:val="multilevel"/>
    <w:tmpl w:val="E2520DA2"/>
    <w:lvl w:ilvl="0">
      <w:start w:val="1"/>
      <w:numFmt w:val="decimal"/>
      <w:pStyle w:val="Heading1"/>
      <w:lvlText w:val="%1."/>
      <w:lvlJc w:val="left"/>
      <w:pPr>
        <w:ind w:left="294" w:hanging="360"/>
      </w:pPr>
    </w:lvl>
    <w:lvl w:ilvl="1">
      <w:start w:val="1"/>
      <w:numFmt w:val="decimal"/>
      <w:isLgl/>
      <w:lvlText w:val="%1.%2"/>
      <w:lvlJc w:val="left"/>
      <w:pPr>
        <w:ind w:left="400" w:hanging="400"/>
      </w:pPr>
      <w:rPr>
        <w:rFonts w:hint="default"/>
        <w:sz w:val="32"/>
      </w:rPr>
    </w:lvl>
    <w:lvl w:ilvl="2">
      <w:start w:val="1"/>
      <w:numFmt w:val="decimal"/>
      <w:isLgl/>
      <w:lvlText w:val="%1.%2.%3"/>
      <w:lvlJc w:val="left"/>
      <w:pPr>
        <w:ind w:left="786" w:hanging="720"/>
      </w:pPr>
      <w:rPr>
        <w:rFonts w:hint="default"/>
      </w:rPr>
    </w:lvl>
    <w:lvl w:ilvl="3">
      <w:start w:val="1"/>
      <w:numFmt w:val="decimal"/>
      <w:isLgl/>
      <w:lvlText w:val="%1.%2.%3.%4"/>
      <w:lvlJc w:val="left"/>
      <w:pPr>
        <w:ind w:left="1212" w:hanging="1080"/>
      </w:pPr>
      <w:rPr>
        <w:rFonts w:hint="default"/>
      </w:rPr>
    </w:lvl>
    <w:lvl w:ilvl="4">
      <w:start w:val="1"/>
      <w:numFmt w:val="decimal"/>
      <w:isLgl/>
      <w:lvlText w:val="%1.%2.%3.%4.%5"/>
      <w:lvlJc w:val="left"/>
      <w:pPr>
        <w:ind w:left="1278" w:hanging="1080"/>
      </w:pPr>
      <w:rPr>
        <w:rFonts w:hint="default"/>
      </w:rPr>
    </w:lvl>
    <w:lvl w:ilvl="5">
      <w:start w:val="1"/>
      <w:numFmt w:val="decimal"/>
      <w:isLgl/>
      <w:lvlText w:val="%1.%2.%3.%4.%5.%6"/>
      <w:lvlJc w:val="left"/>
      <w:pPr>
        <w:ind w:left="1704" w:hanging="1440"/>
      </w:pPr>
      <w:rPr>
        <w:rFonts w:hint="default"/>
      </w:rPr>
    </w:lvl>
    <w:lvl w:ilvl="6">
      <w:start w:val="1"/>
      <w:numFmt w:val="decimal"/>
      <w:isLgl/>
      <w:lvlText w:val="%1.%2.%3.%4.%5.%6.%7"/>
      <w:lvlJc w:val="left"/>
      <w:pPr>
        <w:ind w:left="1770" w:hanging="1440"/>
      </w:pPr>
      <w:rPr>
        <w:rFonts w:hint="default"/>
      </w:rPr>
    </w:lvl>
    <w:lvl w:ilvl="7">
      <w:start w:val="1"/>
      <w:numFmt w:val="decimal"/>
      <w:isLgl/>
      <w:lvlText w:val="%1.%2.%3.%4.%5.%6.%7.%8"/>
      <w:lvlJc w:val="left"/>
      <w:pPr>
        <w:ind w:left="2196" w:hanging="1800"/>
      </w:pPr>
      <w:rPr>
        <w:rFonts w:hint="default"/>
      </w:rPr>
    </w:lvl>
    <w:lvl w:ilvl="8">
      <w:start w:val="1"/>
      <w:numFmt w:val="decimal"/>
      <w:isLgl/>
      <w:lvlText w:val="%1.%2.%3.%4.%5.%6.%7.%8.%9"/>
      <w:lvlJc w:val="left"/>
      <w:pPr>
        <w:ind w:left="2262" w:hanging="1800"/>
      </w:pPr>
      <w:rPr>
        <w:rFonts w:hint="default"/>
      </w:rPr>
    </w:lvl>
  </w:abstractNum>
  <w:abstractNum w:abstractNumId="3" w15:restartNumberingAfterBreak="0">
    <w:nsid w:val="1DFB57A5"/>
    <w:multiLevelType w:val="hybridMultilevel"/>
    <w:tmpl w:val="5FA82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A24C68"/>
    <w:multiLevelType w:val="hybridMultilevel"/>
    <w:tmpl w:val="DC007E64"/>
    <w:lvl w:ilvl="0" w:tplc="08090001">
      <w:start w:val="1"/>
      <w:numFmt w:val="bullet"/>
      <w:lvlText w:val=""/>
      <w:lvlJc w:val="left"/>
      <w:pPr>
        <w:ind w:left="850" w:hanging="360"/>
      </w:pPr>
      <w:rPr>
        <w:rFonts w:ascii="Symbol" w:hAnsi="Symbo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5" w15:restartNumberingAfterBreak="0">
    <w:nsid w:val="555E45C5"/>
    <w:multiLevelType w:val="hybridMultilevel"/>
    <w:tmpl w:val="97D69CC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1"/>
  </w:num>
  <w:num w:numId="6">
    <w:abstractNumId w:val="4"/>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eston, Gareth">
    <w15:presenceInfo w15:providerId="None" w15:userId="Weston, Gareth"/>
  </w15:person>
  <w15:person w15:author="Weston, Gareth [2]">
    <w15:presenceInfo w15:providerId="AD" w15:userId="S-1-5-21-2081705121-1595701383-1356879229-135125"/>
  </w15:person>
  <w15:person w15:author="LilyJoRose Lambert">
    <w15:presenceInfo w15:providerId="Windows Live" w15:userId="a0041a13c075d0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US" w:vendorID="64" w:dllVersion="0" w:nlCheck="1" w:checkStyle="0"/>
  <w:proofState w:spelling="clean" w:grammar="clean"/>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D1A"/>
    <w:rsid w:val="0000619F"/>
    <w:rsid w:val="00006608"/>
    <w:rsid w:val="00020353"/>
    <w:rsid w:val="00020CF6"/>
    <w:rsid w:val="0002337F"/>
    <w:rsid w:val="00043B98"/>
    <w:rsid w:val="00044777"/>
    <w:rsid w:val="00044DDA"/>
    <w:rsid w:val="00045DE1"/>
    <w:rsid w:val="000477E3"/>
    <w:rsid w:val="00047E12"/>
    <w:rsid w:val="00052C5F"/>
    <w:rsid w:val="000573AA"/>
    <w:rsid w:val="00062B55"/>
    <w:rsid w:val="00064535"/>
    <w:rsid w:val="00064B09"/>
    <w:rsid w:val="00067EFE"/>
    <w:rsid w:val="00070F9F"/>
    <w:rsid w:val="000721D6"/>
    <w:rsid w:val="00076988"/>
    <w:rsid w:val="00077BDC"/>
    <w:rsid w:val="00084CB3"/>
    <w:rsid w:val="0009009A"/>
    <w:rsid w:val="00091189"/>
    <w:rsid w:val="000917AA"/>
    <w:rsid w:val="00092BE9"/>
    <w:rsid w:val="000979DB"/>
    <w:rsid w:val="00097BA2"/>
    <w:rsid w:val="000A14C3"/>
    <w:rsid w:val="000A19A7"/>
    <w:rsid w:val="000A22E5"/>
    <w:rsid w:val="000A40D5"/>
    <w:rsid w:val="000A696E"/>
    <w:rsid w:val="000B00A9"/>
    <w:rsid w:val="000B179D"/>
    <w:rsid w:val="000B2E8B"/>
    <w:rsid w:val="000B5321"/>
    <w:rsid w:val="000B5C6C"/>
    <w:rsid w:val="000B62E9"/>
    <w:rsid w:val="000B6653"/>
    <w:rsid w:val="000C1EAF"/>
    <w:rsid w:val="000C35B8"/>
    <w:rsid w:val="000C6F9B"/>
    <w:rsid w:val="000C7D5D"/>
    <w:rsid w:val="000D2A22"/>
    <w:rsid w:val="000D7280"/>
    <w:rsid w:val="000E10F3"/>
    <w:rsid w:val="000E3D9E"/>
    <w:rsid w:val="000E3F45"/>
    <w:rsid w:val="000E6769"/>
    <w:rsid w:val="000F0CBE"/>
    <w:rsid w:val="000F2C58"/>
    <w:rsid w:val="000F73DC"/>
    <w:rsid w:val="001013ED"/>
    <w:rsid w:val="0010233A"/>
    <w:rsid w:val="0010262A"/>
    <w:rsid w:val="00103F93"/>
    <w:rsid w:val="001058D6"/>
    <w:rsid w:val="00111510"/>
    <w:rsid w:val="00112780"/>
    <w:rsid w:val="00113154"/>
    <w:rsid w:val="0011481A"/>
    <w:rsid w:val="00116AAA"/>
    <w:rsid w:val="00121083"/>
    <w:rsid w:val="0012250C"/>
    <w:rsid w:val="00123E2A"/>
    <w:rsid w:val="00134B6F"/>
    <w:rsid w:val="00134DDB"/>
    <w:rsid w:val="00137DA7"/>
    <w:rsid w:val="00140874"/>
    <w:rsid w:val="001419DB"/>
    <w:rsid w:val="00141DEC"/>
    <w:rsid w:val="001437F6"/>
    <w:rsid w:val="001438CF"/>
    <w:rsid w:val="001442BA"/>
    <w:rsid w:val="00144A22"/>
    <w:rsid w:val="00144B05"/>
    <w:rsid w:val="00153209"/>
    <w:rsid w:val="001535F3"/>
    <w:rsid w:val="00153FCB"/>
    <w:rsid w:val="00155262"/>
    <w:rsid w:val="00155CED"/>
    <w:rsid w:val="00162469"/>
    <w:rsid w:val="00170FFC"/>
    <w:rsid w:val="00174B6E"/>
    <w:rsid w:val="00176574"/>
    <w:rsid w:val="001767A5"/>
    <w:rsid w:val="00180D2E"/>
    <w:rsid w:val="001A045B"/>
    <w:rsid w:val="001A3EF8"/>
    <w:rsid w:val="001A4469"/>
    <w:rsid w:val="001A4B4D"/>
    <w:rsid w:val="001A502F"/>
    <w:rsid w:val="001A52B8"/>
    <w:rsid w:val="001B452C"/>
    <w:rsid w:val="001C2B9F"/>
    <w:rsid w:val="001C32EF"/>
    <w:rsid w:val="001C350F"/>
    <w:rsid w:val="001C3942"/>
    <w:rsid w:val="001C45B5"/>
    <w:rsid w:val="001C525D"/>
    <w:rsid w:val="001D5665"/>
    <w:rsid w:val="001D6351"/>
    <w:rsid w:val="001D7E1C"/>
    <w:rsid w:val="001E1F00"/>
    <w:rsid w:val="001E1F18"/>
    <w:rsid w:val="001E2FE8"/>
    <w:rsid w:val="001F118E"/>
    <w:rsid w:val="001F3F28"/>
    <w:rsid w:val="001F467F"/>
    <w:rsid w:val="001F4C89"/>
    <w:rsid w:val="001F51CC"/>
    <w:rsid w:val="001F7DAA"/>
    <w:rsid w:val="00203834"/>
    <w:rsid w:val="00206A01"/>
    <w:rsid w:val="00210A23"/>
    <w:rsid w:val="002235B5"/>
    <w:rsid w:val="0023050E"/>
    <w:rsid w:val="002311B2"/>
    <w:rsid w:val="002328C3"/>
    <w:rsid w:val="002374F8"/>
    <w:rsid w:val="00240DBB"/>
    <w:rsid w:val="00245DFE"/>
    <w:rsid w:val="002471C0"/>
    <w:rsid w:val="0025061B"/>
    <w:rsid w:val="00252D33"/>
    <w:rsid w:val="002551C9"/>
    <w:rsid w:val="00255F98"/>
    <w:rsid w:val="00257B08"/>
    <w:rsid w:val="00261F89"/>
    <w:rsid w:val="0026217B"/>
    <w:rsid w:val="0026545C"/>
    <w:rsid w:val="002659BD"/>
    <w:rsid w:val="00265C85"/>
    <w:rsid w:val="002709CD"/>
    <w:rsid w:val="002722CA"/>
    <w:rsid w:val="00273BA8"/>
    <w:rsid w:val="00275125"/>
    <w:rsid w:val="00276538"/>
    <w:rsid w:val="002803B2"/>
    <w:rsid w:val="00290F44"/>
    <w:rsid w:val="00291CA7"/>
    <w:rsid w:val="00291EAF"/>
    <w:rsid w:val="00293022"/>
    <w:rsid w:val="00294B6B"/>
    <w:rsid w:val="002A1955"/>
    <w:rsid w:val="002A1A37"/>
    <w:rsid w:val="002A38B6"/>
    <w:rsid w:val="002A53C6"/>
    <w:rsid w:val="002B151B"/>
    <w:rsid w:val="002B1783"/>
    <w:rsid w:val="002B1D5E"/>
    <w:rsid w:val="002B5040"/>
    <w:rsid w:val="002B5D9D"/>
    <w:rsid w:val="002C0658"/>
    <w:rsid w:val="002C0B44"/>
    <w:rsid w:val="002C4DDB"/>
    <w:rsid w:val="002D21D6"/>
    <w:rsid w:val="002D21FF"/>
    <w:rsid w:val="002D2ED2"/>
    <w:rsid w:val="002D3DDC"/>
    <w:rsid w:val="002D6D1B"/>
    <w:rsid w:val="002E0C83"/>
    <w:rsid w:val="002E11E9"/>
    <w:rsid w:val="002E2CE0"/>
    <w:rsid w:val="002E507A"/>
    <w:rsid w:val="002E5931"/>
    <w:rsid w:val="002E6857"/>
    <w:rsid w:val="002E7115"/>
    <w:rsid w:val="002F1FC8"/>
    <w:rsid w:val="003079AA"/>
    <w:rsid w:val="003107ED"/>
    <w:rsid w:val="003119D2"/>
    <w:rsid w:val="003133E0"/>
    <w:rsid w:val="00320293"/>
    <w:rsid w:val="00320FBF"/>
    <w:rsid w:val="003229FA"/>
    <w:rsid w:val="003232C5"/>
    <w:rsid w:val="00325C03"/>
    <w:rsid w:val="003263C1"/>
    <w:rsid w:val="00330507"/>
    <w:rsid w:val="003326DD"/>
    <w:rsid w:val="00335C69"/>
    <w:rsid w:val="003367E4"/>
    <w:rsid w:val="003464A3"/>
    <w:rsid w:val="00350822"/>
    <w:rsid w:val="00350BC8"/>
    <w:rsid w:val="00352DBA"/>
    <w:rsid w:val="0036129A"/>
    <w:rsid w:val="003641A3"/>
    <w:rsid w:val="00364B04"/>
    <w:rsid w:val="00366959"/>
    <w:rsid w:val="00371483"/>
    <w:rsid w:val="00371561"/>
    <w:rsid w:val="00371586"/>
    <w:rsid w:val="003726F2"/>
    <w:rsid w:val="00374CE2"/>
    <w:rsid w:val="00382685"/>
    <w:rsid w:val="00383719"/>
    <w:rsid w:val="003911AB"/>
    <w:rsid w:val="003934E7"/>
    <w:rsid w:val="003963FC"/>
    <w:rsid w:val="00397019"/>
    <w:rsid w:val="003A24E7"/>
    <w:rsid w:val="003A34A6"/>
    <w:rsid w:val="003A4F9D"/>
    <w:rsid w:val="003B2503"/>
    <w:rsid w:val="003B4133"/>
    <w:rsid w:val="003B5E0E"/>
    <w:rsid w:val="003C25BA"/>
    <w:rsid w:val="003C350D"/>
    <w:rsid w:val="003C5D6B"/>
    <w:rsid w:val="003D07F7"/>
    <w:rsid w:val="003D1160"/>
    <w:rsid w:val="003D15D1"/>
    <w:rsid w:val="003D4FF1"/>
    <w:rsid w:val="003E0A8A"/>
    <w:rsid w:val="003E156D"/>
    <w:rsid w:val="003E175F"/>
    <w:rsid w:val="003E279E"/>
    <w:rsid w:val="003E3A90"/>
    <w:rsid w:val="003E4506"/>
    <w:rsid w:val="003E4F41"/>
    <w:rsid w:val="003E66ED"/>
    <w:rsid w:val="003E729A"/>
    <w:rsid w:val="003E769F"/>
    <w:rsid w:val="003F1541"/>
    <w:rsid w:val="003F590F"/>
    <w:rsid w:val="00402A3A"/>
    <w:rsid w:val="00410F79"/>
    <w:rsid w:val="00416140"/>
    <w:rsid w:val="00422495"/>
    <w:rsid w:val="00427EBF"/>
    <w:rsid w:val="0043141A"/>
    <w:rsid w:val="004326DE"/>
    <w:rsid w:val="0043502C"/>
    <w:rsid w:val="0043626B"/>
    <w:rsid w:val="00436D75"/>
    <w:rsid w:val="00440658"/>
    <w:rsid w:val="00450308"/>
    <w:rsid w:val="00466430"/>
    <w:rsid w:val="00470586"/>
    <w:rsid w:val="00473422"/>
    <w:rsid w:val="00473C3A"/>
    <w:rsid w:val="0047740B"/>
    <w:rsid w:val="004776BE"/>
    <w:rsid w:val="00484119"/>
    <w:rsid w:val="00484F29"/>
    <w:rsid w:val="00491938"/>
    <w:rsid w:val="004A07B4"/>
    <w:rsid w:val="004A16E6"/>
    <w:rsid w:val="004A4267"/>
    <w:rsid w:val="004A5D70"/>
    <w:rsid w:val="004A75EC"/>
    <w:rsid w:val="004A7927"/>
    <w:rsid w:val="004B161D"/>
    <w:rsid w:val="004B1D8D"/>
    <w:rsid w:val="004B1DBF"/>
    <w:rsid w:val="004B580D"/>
    <w:rsid w:val="004C1CE1"/>
    <w:rsid w:val="004D0DDA"/>
    <w:rsid w:val="004D349D"/>
    <w:rsid w:val="004D4494"/>
    <w:rsid w:val="004D54C7"/>
    <w:rsid w:val="004D7156"/>
    <w:rsid w:val="004D76A9"/>
    <w:rsid w:val="004E01C0"/>
    <w:rsid w:val="004E3E58"/>
    <w:rsid w:val="004E652F"/>
    <w:rsid w:val="004E7807"/>
    <w:rsid w:val="004F0C24"/>
    <w:rsid w:val="004F606C"/>
    <w:rsid w:val="004F76E7"/>
    <w:rsid w:val="00500E70"/>
    <w:rsid w:val="0050118D"/>
    <w:rsid w:val="005026BC"/>
    <w:rsid w:val="005029F8"/>
    <w:rsid w:val="00502E66"/>
    <w:rsid w:val="005033FF"/>
    <w:rsid w:val="0050379D"/>
    <w:rsid w:val="00520DBB"/>
    <w:rsid w:val="00523606"/>
    <w:rsid w:val="0052556B"/>
    <w:rsid w:val="0052622F"/>
    <w:rsid w:val="00531769"/>
    <w:rsid w:val="00531E94"/>
    <w:rsid w:val="00533DA0"/>
    <w:rsid w:val="00536D1A"/>
    <w:rsid w:val="0053717A"/>
    <w:rsid w:val="005410BB"/>
    <w:rsid w:val="005431E2"/>
    <w:rsid w:val="005471CB"/>
    <w:rsid w:val="00557DF1"/>
    <w:rsid w:val="00560441"/>
    <w:rsid w:val="00560DA5"/>
    <w:rsid w:val="00566857"/>
    <w:rsid w:val="00570ACD"/>
    <w:rsid w:val="00573940"/>
    <w:rsid w:val="005848F4"/>
    <w:rsid w:val="00584A0D"/>
    <w:rsid w:val="00587AAD"/>
    <w:rsid w:val="005901B3"/>
    <w:rsid w:val="0059155C"/>
    <w:rsid w:val="0059794E"/>
    <w:rsid w:val="005A00D4"/>
    <w:rsid w:val="005A5133"/>
    <w:rsid w:val="005C2385"/>
    <w:rsid w:val="005C5A7B"/>
    <w:rsid w:val="005C6AC3"/>
    <w:rsid w:val="005D00F9"/>
    <w:rsid w:val="005D6647"/>
    <w:rsid w:val="005D6C1A"/>
    <w:rsid w:val="005D7646"/>
    <w:rsid w:val="005E3E97"/>
    <w:rsid w:val="005E55B2"/>
    <w:rsid w:val="005F65D3"/>
    <w:rsid w:val="006001EC"/>
    <w:rsid w:val="00605522"/>
    <w:rsid w:val="00612F4A"/>
    <w:rsid w:val="006148E2"/>
    <w:rsid w:val="0062211B"/>
    <w:rsid w:val="00626577"/>
    <w:rsid w:val="006268B8"/>
    <w:rsid w:val="006374CB"/>
    <w:rsid w:val="00640185"/>
    <w:rsid w:val="00641DAF"/>
    <w:rsid w:val="00643CEF"/>
    <w:rsid w:val="00643D9B"/>
    <w:rsid w:val="00646603"/>
    <w:rsid w:val="00664037"/>
    <w:rsid w:val="0066693A"/>
    <w:rsid w:val="006676F7"/>
    <w:rsid w:val="00667B70"/>
    <w:rsid w:val="006726F8"/>
    <w:rsid w:val="0067321D"/>
    <w:rsid w:val="00673FBC"/>
    <w:rsid w:val="006838E8"/>
    <w:rsid w:val="0068406B"/>
    <w:rsid w:val="00690648"/>
    <w:rsid w:val="0069162D"/>
    <w:rsid w:val="00696D2F"/>
    <w:rsid w:val="006A14C4"/>
    <w:rsid w:val="006A15B2"/>
    <w:rsid w:val="006A2A84"/>
    <w:rsid w:val="006A6240"/>
    <w:rsid w:val="006A71CF"/>
    <w:rsid w:val="006B78F9"/>
    <w:rsid w:val="006C4586"/>
    <w:rsid w:val="006C6279"/>
    <w:rsid w:val="006D0E34"/>
    <w:rsid w:val="006D2E14"/>
    <w:rsid w:val="006D3267"/>
    <w:rsid w:val="006D3445"/>
    <w:rsid w:val="006D366B"/>
    <w:rsid w:val="006E0807"/>
    <w:rsid w:val="006E0ED0"/>
    <w:rsid w:val="006F31DC"/>
    <w:rsid w:val="006F5529"/>
    <w:rsid w:val="00701350"/>
    <w:rsid w:val="007013CB"/>
    <w:rsid w:val="00704AED"/>
    <w:rsid w:val="00706E96"/>
    <w:rsid w:val="00707117"/>
    <w:rsid w:val="00707FD6"/>
    <w:rsid w:val="007118F0"/>
    <w:rsid w:val="00713224"/>
    <w:rsid w:val="00714F8A"/>
    <w:rsid w:val="0071682F"/>
    <w:rsid w:val="007224D1"/>
    <w:rsid w:val="007233DF"/>
    <w:rsid w:val="00726A3D"/>
    <w:rsid w:val="0072734C"/>
    <w:rsid w:val="00730866"/>
    <w:rsid w:val="007314C7"/>
    <w:rsid w:val="0073294F"/>
    <w:rsid w:val="00733729"/>
    <w:rsid w:val="00733EA6"/>
    <w:rsid w:val="00735B7B"/>
    <w:rsid w:val="00743F55"/>
    <w:rsid w:val="007445AC"/>
    <w:rsid w:val="00754F34"/>
    <w:rsid w:val="00760784"/>
    <w:rsid w:val="007610A2"/>
    <w:rsid w:val="00763A5A"/>
    <w:rsid w:val="00765750"/>
    <w:rsid w:val="00772CC4"/>
    <w:rsid w:val="0077503E"/>
    <w:rsid w:val="00776493"/>
    <w:rsid w:val="00776A78"/>
    <w:rsid w:val="00781AB4"/>
    <w:rsid w:val="00791975"/>
    <w:rsid w:val="007925B5"/>
    <w:rsid w:val="00794A8E"/>
    <w:rsid w:val="00795E87"/>
    <w:rsid w:val="00797D37"/>
    <w:rsid w:val="007A2D18"/>
    <w:rsid w:val="007A3924"/>
    <w:rsid w:val="007A404D"/>
    <w:rsid w:val="007A5396"/>
    <w:rsid w:val="007A634E"/>
    <w:rsid w:val="007A7977"/>
    <w:rsid w:val="007B35BF"/>
    <w:rsid w:val="007C295F"/>
    <w:rsid w:val="007C49CD"/>
    <w:rsid w:val="007C50AE"/>
    <w:rsid w:val="007C5547"/>
    <w:rsid w:val="007C73CF"/>
    <w:rsid w:val="007D3719"/>
    <w:rsid w:val="007E159A"/>
    <w:rsid w:val="007E1E01"/>
    <w:rsid w:val="007E27BF"/>
    <w:rsid w:val="007E2A09"/>
    <w:rsid w:val="007E2E20"/>
    <w:rsid w:val="007E5BFB"/>
    <w:rsid w:val="007E7867"/>
    <w:rsid w:val="007F1348"/>
    <w:rsid w:val="007F79B1"/>
    <w:rsid w:val="008013AA"/>
    <w:rsid w:val="00803BED"/>
    <w:rsid w:val="00804BEC"/>
    <w:rsid w:val="0081086A"/>
    <w:rsid w:val="008140EC"/>
    <w:rsid w:val="008142A4"/>
    <w:rsid w:val="00815B23"/>
    <w:rsid w:val="008171FB"/>
    <w:rsid w:val="008219A9"/>
    <w:rsid w:val="0082502F"/>
    <w:rsid w:val="008276AA"/>
    <w:rsid w:val="00833DAD"/>
    <w:rsid w:val="00836C40"/>
    <w:rsid w:val="00836C67"/>
    <w:rsid w:val="0084665D"/>
    <w:rsid w:val="00850F0D"/>
    <w:rsid w:val="00854045"/>
    <w:rsid w:val="008570EA"/>
    <w:rsid w:val="0086032B"/>
    <w:rsid w:val="0086757D"/>
    <w:rsid w:val="00872954"/>
    <w:rsid w:val="008757FF"/>
    <w:rsid w:val="00877747"/>
    <w:rsid w:val="00884E43"/>
    <w:rsid w:val="008871D8"/>
    <w:rsid w:val="0089255E"/>
    <w:rsid w:val="00894E9F"/>
    <w:rsid w:val="008A1B0E"/>
    <w:rsid w:val="008A2477"/>
    <w:rsid w:val="008B7A09"/>
    <w:rsid w:val="008C6057"/>
    <w:rsid w:val="008C68EA"/>
    <w:rsid w:val="008C7738"/>
    <w:rsid w:val="008D0BFD"/>
    <w:rsid w:val="008D3897"/>
    <w:rsid w:val="008D6C32"/>
    <w:rsid w:val="008E2BC5"/>
    <w:rsid w:val="008E4DD5"/>
    <w:rsid w:val="008E731D"/>
    <w:rsid w:val="008F00C8"/>
    <w:rsid w:val="008F09CC"/>
    <w:rsid w:val="00915080"/>
    <w:rsid w:val="00915234"/>
    <w:rsid w:val="009209DD"/>
    <w:rsid w:val="009250DD"/>
    <w:rsid w:val="00930D83"/>
    <w:rsid w:val="00931AB1"/>
    <w:rsid w:val="0093489D"/>
    <w:rsid w:val="00935453"/>
    <w:rsid w:val="00935FCC"/>
    <w:rsid w:val="009368B8"/>
    <w:rsid w:val="00937A7A"/>
    <w:rsid w:val="00942677"/>
    <w:rsid w:val="00945731"/>
    <w:rsid w:val="009463C5"/>
    <w:rsid w:val="00947F14"/>
    <w:rsid w:val="00950423"/>
    <w:rsid w:val="00950F15"/>
    <w:rsid w:val="009520A4"/>
    <w:rsid w:val="00954474"/>
    <w:rsid w:val="0095515A"/>
    <w:rsid w:val="0095550C"/>
    <w:rsid w:val="00956D8D"/>
    <w:rsid w:val="0096570F"/>
    <w:rsid w:val="009703EC"/>
    <w:rsid w:val="00975DD8"/>
    <w:rsid w:val="00975F66"/>
    <w:rsid w:val="00977D88"/>
    <w:rsid w:val="00986475"/>
    <w:rsid w:val="00987D49"/>
    <w:rsid w:val="009919DE"/>
    <w:rsid w:val="00991B60"/>
    <w:rsid w:val="0099505E"/>
    <w:rsid w:val="00995869"/>
    <w:rsid w:val="00997128"/>
    <w:rsid w:val="009A3AA0"/>
    <w:rsid w:val="009A4376"/>
    <w:rsid w:val="009A5332"/>
    <w:rsid w:val="009A566B"/>
    <w:rsid w:val="009B7BCE"/>
    <w:rsid w:val="009C1303"/>
    <w:rsid w:val="009C2E11"/>
    <w:rsid w:val="009C3AEF"/>
    <w:rsid w:val="009C4036"/>
    <w:rsid w:val="009D14E6"/>
    <w:rsid w:val="009D17D7"/>
    <w:rsid w:val="009D4DFA"/>
    <w:rsid w:val="009D7EBB"/>
    <w:rsid w:val="009E0CD2"/>
    <w:rsid w:val="009E1CCE"/>
    <w:rsid w:val="009E4E8B"/>
    <w:rsid w:val="009E5DAD"/>
    <w:rsid w:val="009F2D0C"/>
    <w:rsid w:val="009F3D8D"/>
    <w:rsid w:val="00A03D40"/>
    <w:rsid w:val="00A04767"/>
    <w:rsid w:val="00A056E4"/>
    <w:rsid w:val="00A07A66"/>
    <w:rsid w:val="00A07DAD"/>
    <w:rsid w:val="00A21B21"/>
    <w:rsid w:val="00A24400"/>
    <w:rsid w:val="00A32138"/>
    <w:rsid w:val="00A346AC"/>
    <w:rsid w:val="00A418AB"/>
    <w:rsid w:val="00A41C73"/>
    <w:rsid w:val="00A54278"/>
    <w:rsid w:val="00A622EC"/>
    <w:rsid w:val="00A6396A"/>
    <w:rsid w:val="00A63E2E"/>
    <w:rsid w:val="00A6586D"/>
    <w:rsid w:val="00A70DB1"/>
    <w:rsid w:val="00A71838"/>
    <w:rsid w:val="00A71971"/>
    <w:rsid w:val="00A7268C"/>
    <w:rsid w:val="00A82781"/>
    <w:rsid w:val="00A83B06"/>
    <w:rsid w:val="00A9223E"/>
    <w:rsid w:val="00A95159"/>
    <w:rsid w:val="00A96494"/>
    <w:rsid w:val="00AA0F06"/>
    <w:rsid w:val="00AA2AF2"/>
    <w:rsid w:val="00AA32F0"/>
    <w:rsid w:val="00AA3ED7"/>
    <w:rsid w:val="00AB3FCD"/>
    <w:rsid w:val="00AB4549"/>
    <w:rsid w:val="00AB62D0"/>
    <w:rsid w:val="00AB707B"/>
    <w:rsid w:val="00AB78CE"/>
    <w:rsid w:val="00AC2BC4"/>
    <w:rsid w:val="00AC4082"/>
    <w:rsid w:val="00AC4FC2"/>
    <w:rsid w:val="00AC59E8"/>
    <w:rsid w:val="00AC5F79"/>
    <w:rsid w:val="00AC6077"/>
    <w:rsid w:val="00AD1A97"/>
    <w:rsid w:val="00AD36A8"/>
    <w:rsid w:val="00AD71F2"/>
    <w:rsid w:val="00AE3574"/>
    <w:rsid w:val="00AE485F"/>
    <w:rsid w:val="00AF39CD"/>
    <w:rsid w:val="00AF6B31"/>
    <w:rsid w:val="00B01902"/>
    <w:rsid w:val="00B02464"/>
    <w:rsid w:val="00B03411"/>
    <w:rsid w:val="00B055CD"/>
    <w:rsid w:val="00B102E7"/>
    <w:rsid w:val="00B13B15"/>
    <w:rsid w:val="00B17DA8"/>
    <w:rsid w:val="00B226A8"/>
    <w:rsid w:val="00B24BCB"/>
    <w:rsid w:val="00B30FF4"/>
    <w:rsid w:val="00B356DF"/>
    <w:rsid w:val="00B41963"/>
    <w:rsid w:val="00B45B46"/>
    <w:rsid w:val="00B507F7"/>
    <w:rsid w:val="00B54576"/>
    <w:rsid w:val="00B54C97"/>
    <w:rsid w:val="00B60647"/>
    <w:rsid w:val="00B61085"/>
    <w:rsid w:val="00B63F3C"/>
    <w:rsid w:val="00B641BB"/>
    <w:rsid w:val="00B702A2"/>
    <w:rsid w:val="00B703CE"/>
    <w:rsid w:val="00B72C6D"/>
    <w:rsid w:val="00B77D3D"/>
    <w:rsid w:val="00B77EBB"/>
    <w:rsid w:val="00B8121E"/>
    <w:rsid w:val="00B845E0"/>
    <w:rsid w:val="00B86ABF"/>
    <w:rsid w:val="00B875BE"/>
    <w:rsid w:val="00B90F2A"/>
    <w:rsid w:val="00B933F7"/>
    <w:rsid w:val="00B94F91"/>
    <w:rsid w:val="00B954E1"/>
    <w:rsid w:val="00B95731"/>
    <w:rsid w:val="00B9617C"/>
    <w:rsid w:val="00B96F62"/>
    <w:rsid w:val="00BA0089"/>
    <w:rsid w:val="00BA5ABE"/>
    <w:rsid w:val="00BB29C5"/>
    <w:rsid w:val="00BB3485"/>
    <w:rsid w:val="00BB5235"/>
    <w:rsid w:val="00BC1B1A"/>
    <w:rsid w:val="00BC3AAD"/>
    <w:rsid w:val="00BD46F3"/>
    <w:rsid w:val="00BD5486"/>
    <w:rsid w:val="00BD6C2C"/>
    <w:rsid w:val="00BE5505"/>
    <w:rsid w:val="00BE6DAB"/>
    <w:rsid w:val="00BF01E7"/>
    <w:rsid w:val="00BF607A"/>
    <w:rsid w:val="00C04025"/>
    <w:rsid w:val="00C163C0"/>
    <w:rsid w:val="00C20081"/>
    <w:rsid w:val="00C20A6F"/>
    <w:rsid w:val="00C2119C"/>
    <w:rsid w:val="00C219B9"/>
    <w:rsid w:val="00C22E93"/>
    <w:rsid w:val="00C23630"/>
    <w:rsid w:val="00C23D0E"/>
    <w:rsid w:val="00C255A3"/>
    <w:rsid w:val="00C313F7"/>
    <w:rsid w:val="00C31792"/>
    <w:rsid w:val="00C31E6E"/>
    <w:rsid w:val="00C32381"/>
    <w:rsid w:val="00C36844"/>
    <w:rsid w:val="00C42277"/>
    <w:rsid w:val="00C423FC"/>
    <w:rsid w:val="00C44EF8"/>
    <w:rsid w:val="00C45561"/>
    <w:rsid w:val="00C47E6D"/>
    <w:rsid w:val="00C50717"/>
    <w:rsid w:val="00C51002"/>
    <w:rsid w:val="00C54C5F"/>
    <w:rsid w:val="00C54CB4"/>
    <w:rsid w:val="00C56E2E"/>
    <w:rsid w:val="00C6369B"/>
    <w:rsid w:val="00C64254"/>
    <w:rsid w:val="00C645DE"/>
    <w:rsid w:val="00C70C9C"/>
    <w:rsid w:val="00C717CB"/>
    <w:rsid w:val="00C85A55"/>
    <w:rsid w:val="00C9065B"/>
    <w:rsid w:val="00C92A34"/>
    <w:rsid w:val="00C950EC"/>
    <w:rsid w:val="00C95BF5"/>
    <w:rsid w:val="00C969E4"/>
    <w:rsid w:val="00CA36DD"/>
    <w:rsid w:val="00CA3A15"/>
    <w:rsid w:val="00CB2F1C"/>
    <w:rsid w:val="00CB45F6"/>
    <w:rsid w:val="00CC0B01"/>
    <w:rsid w:val="00CC1898"/>
    <w:rsid w:val="00CC2300"/>
    <w:rsid w:val="00CC5AF3"/>
    <w:rsid w:val="00CC5CC5"/>
    <w:rsid w:val="00CD1B10"/>
    <w:rsid w:val="00CD3440"/>
    <w:rsid w:val="00CD3A10"/>
    <w:rsid w:val="00CD5AAA"/>
    <w:rsid w:val="00CD75B4"/>
    <w:rsid w:val="00CD7CF6"/>
    <w:rsid w:val="00CE17BD"/>
    <w:rsid w:val="00CE33A2"/>
    <w:rsid w:val="00CE3A75"/>
    <w:rsid w:val="00CE4CD8"/>
    <w:rsid w:val="00CE602F"/>
    <w:rsid w:val="00D0055B"/>
    <w:rsid w:val="00D005A9"/>
    <w:rsid w:val="00D00666"/>
    <w:rsid w:val="00D008AC"/>
    <w:rsid w:val="00D01882"/>
    <w:rsid w:val="00D035AD"/>
    <w:rsid w:val="00D05F70"/>
    <w:rsid w:val="00D1024D"/>
    <w:rsid w:val="00D11F14"/>
    <w:rsid w:val="00D14316"/>
    <w:rsid w:val="00D15EC5"/>
    <w:rsid w:val="00D1789B"/>
    <w:rsid w:val="00D21AAB"/>
    <w:rsid w:val="00D22CD8"/>
    <w:rsid w:val="00D22E9A"/>
    <w:rsid w:val="00D30A7E"/>
    <w:rsid w:val="00D31F26"/>
    <w:rsid w:val="00D34335"/>
    <w:rsid w:val="00D37B7E"/>
    <w:rsid w:val="00D414A7"/>
    <w:rsid w:val="00D42915"/>
    <w:rsid w:val="00D47E7D"/>
    <w:rsid w:val="00D5067E"/>
    <w:rsid w:val="00D55D58"/>
    <w:rsid w:val="00D57090"/>
    <w:rsid w:val="00D57FE9"/>
    <w:rsid w:val="00D60A8F"/>
    <w:rsid w:val="00D60D0D"/>
    <w:rsid w:val="00D61562"/>
    <w:rsid w:val="00D65394"/>
    <w:rsid w:val="00D730D9"/>
    <w:rsid w:val="00D769B5"/>
    <w:rsid w:val="00D849D7"/>
    <w:rsid w:val="00D90E86"/>
    <w:rsid w:val="00D95E64"/>
    <w:rsid w:val="00D97BB6"/>
    <w:rsid w:val="00DA0D54"/>
    <w:rsid w:val="00DA3D94"/>
    <w:rsid w:val="00DB2307"/>
    <w:rsid w:val="00DB348E"/>
    <w:rsid w:val="00DB67A2"/>
    <w:rsid w:val="00DC0E39"/>
    <w:rsid w:val="00DC1E35"/>
    <w:rsid w:val="00DC559B"/>
    <w:rsid w:val="00DC6248"/>
    <w:rsid w:val="00DD1DC2"/>
    <w:rsid w:val="00DD25D4"/>
    <w:rsid w:val="00DD58EE"/>
    <w:rsid w:val="00DD5E73"/>
    <w:rsid w:val="00DE7A60"/>
    <w:rsid w:val="00DE7DE9"/>
    <w:rsid w:val="00DF1402"/>
    <w:rsid w:val="00DF3D0B"/>
    <w:rsid w:val="00DF58FE"/>
    <w:rsid w:val="00DF6D1D"/>
    <w:rsid w:val="00DF74DE"/>
    <w:rsid w:val="00DF7666"/>
    <w:rsid w:val="00E00C34"/>
    <w:rsid w:val="00E04A2F"/>
    <w:rsid w:val="00E07BE0"/>
    <w:rsid w:val="00E14A03"/>
    <w:rsid w:val="00E17C68"/>
    <w:rsid w:val="00E21B2D"/>
    <w:rsid w:val="00E2489C"/>
    <w:rsid w:val="00E24E58"/>
    <w:rsid w:val="00E26E16"/>
    <w:rsid w:val="00E36203"/>
    <w:rsid w:val="00E36B08"/>
    <w:rsid w:val="00E515D6"/>
    <w:rsid w:val="00E54CE0"/>
    <w:rsid w:val="00E5579C"/>
    <w:rsid w:val="00E56590"/>
    <w:rsid w:val="00E64379"/>
    <w:rsid w:val="00E6496C"/>
    <w:rsid w:val="00E770D1"/>
    <w:rsid w:val="00E77A82"/>
    <w:rsid w:val="00E81A5B"/>
    <w:rsid w:val="00E8202D"/>
    <w:rsid w:val="00E90666"/>
    <w:rsid w:val="00E9480A"/>
    <w:rsid w:val="00EA3E82"/>
    <w:rsid w:val="00EA4C5C"/>
    <w:rsid w:val="00EA7AD5"/>
    <w:rsid w:val="00EB4213"/>
    <w:rsid w:val="00EB697E"/>
    <w:rsid w:val="00EC4C7A"/>
    <w:rsid w:val="00EC733D"/>
    <w:rsid w:val="00EC7E85"/>
    <w:rsid w:val="00ED1EDD"/>
    <w:rsid w:val="00EE26B9"/>
    <w:rsid w:val="00EE3140"/>
    <w:rsid w:val="00EE4C7F"/>
    <w:rsid w:val="00EE799E"/>
    <w:rsid w:val="00EF0E43"/>
    <w:rsid w:val="00EF52DD"/>
    <w:rsid w:val="00F00C77"/>
    <w:rsid w:val="00F01DBD"/>
    <w:rsid w:val="00F10641"/>
    <w:rsid w:val="00F11079"/>
    <w:rsid w:val="00F1676D"/>
    <w:rsid w:val="00F2350F"/>
    <w:rsid w:val="00F272F3"/>
    <w:rsid w:val="00F335F0"/>
    <w:rsid w:val="00F37ED0"/>
    <w:rsid w:val="00F37EFF"/>
    <w:rsid w:val="00F44157"/>
    <w:rsid w:val="00F45B74"/>
    <w:rsid w:val="00F537CA"/>
    <w:rsid w:val="00F552C2"/>
    <w:rsid w:val="00F571E5"/>
    <w:rsid w:val="00F60487"/>
    <w:rsid w:val="00F63F2A"/>
    <w:rsid w:val="00F66130"/>
    <w:rsid w:val="00F67A93"/>
    <w:rsid w:val="00F811C9"/>
    <w:rsid w:val="00F82604"/>
    <w:rsid w:val="00F83EBB"/>
    <w:rsid w:val="00F873D9"/>
    <w:rsid w:val="00F91A27"/>
    <w:rsid w:val="00F92F0E"/>
    <w:rsid w:val="00F94DCB"/>
    <w:rsid w:val="00F95B04"/>
    <w:rsid w:val="00FA20B6"/>
    <w:rsid w:val="00FA213C"/>
    <w:rsid w:val="00FA5ACF"/>
    <w:rsid w:val="00FA6CAC"/>
    <w:rsid w:val="00FB402C"/>
    <w:rsid w:val="00FB6153"/>
    <w:rsid w:val="00FC6BD2"/>
    <w:rsid w:val="00FD7B87"/>
    <w:rsid w:val="00FE0259"/>
    <w:rsid w:val="00FE2337"/>
    <w:rsid w:val="00FE2692"/>
    <w:rsid w:val="00FE3B0C"/>
    <w:rsid w:val="00FE572B"/>
    <w:rsid w:val="00FE7122"/>
    <w:rsid w:val="00FF2C29"/>
    <w:rsid w:val="00FF5ED4"/>
    <w:rsid w:val="26E7A650"/>
    <w:rsid w:val="3FFD6EA5"/>
    <w:rsid w:val="56C13941"/>
    <w:rsid w:val="5D7F1D31"/>
    <w:rsid w:val="67CD25FB"/>
    <w:rsid w:val="6A78D6FF"/>
    <w:rsid w:val="741F20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624A02"/>
  <w15:docId w15:val="{7B3D8D0B-E60C-42EA-8511-E9A05E27C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0F06"/>
    <w:pPr>
      <w:spacing w:line="360" w:lineRule="auto"/>
      <w:jc w:val="both"/>
    </w:pPr>
    <w:rPr>
      <w:rFonts w:ascii="Arial" w:hAnsi="Arial"/>
      <w:sz w:val="24"/>
    </w:rPr>
  </w:style>
  <w:style w:type="paragraph" w:styleId="Heading1">
    <w:name w:val="heading 1"/>
    <w:basedOn w:val="Normal"/>
    <w:next w:val="Normal"/>
    <w:link w:val="Heading1Char"/>
    <w:autoRedefine/>
    <w:uiPriority w:val="9"/>
    <w:qFormat/>
    <w:rsid w:val="007F79B1"/>
    <w:pPr>
      <w:keepNext/>
      <w:keepLines/>
      <w:numPr>
        <w:numId w:val="2"/>
      </w:numPr>
      <w:spacing w:before="480" w:after="0"/>
      <w:jc w:val="left"/>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6D0E3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026B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B250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D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D1A"/>
  </w:style>
  <w:style w:type="paragraph" w:styleId="Footer">
    <w:name w:val="footer"/>
    <w:basedOn w:val="Normal"/>
    <w:link w:val="FooterChar"/>
    <w:uiPriority w:val="99"/>
    <w:unhideWhenUsed/>
    <w:rsid w:val="00536D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D1A"/>
  </w:style>
  <w:style w:type="paragraph" w:styleId="BalloonText">
    <w:name w:val="Balloon Text"/>
    <w:basedOn w:val="Normal"/>
    <w:link w:val="BalloonTextChar"/>
    <w:uiPriority w:val="99"/>
    <w:semiHidden/>
    <w:unhideWhenUsed/>
    <w:rsid w:val="00536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D1A"/>
    <w:rPr>
      <w:rFonts w:ascii="Tahoma" w:hAnsi="Tahoma" w:cs="Tahoma"/>
      <w:sz w:val="16"/>
      <w:szCs w:val="16"/>
    </w:rPr>
  </w:style>
  <w:style w:type="paragraph" w:styleId="NoSpacing">
    <w:name w:val="No Spacing"/>
    <w:link w:val="NoSpacingChar"/>
    <w:uiPriority w:val="1"/>
    <w:qFormat/>
    <w:rsid w:val="005F65D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F65D3"/>
    <w:rPr>
      <w:rFonts w:eastAsiaTheme="minorEastAsia"/>
      <w:lang w:val="en-US" w:eastAsia="ja-JP"/>
    </w:rPr>
  </w:style>
  <w:style w:type="paragraph" w:styleId="Title">
    <w:name w:val="Title"/>
    <w:basedOn w:val="Normal"/>
    <w:next w:val="Normal"/>
    <w:link w:val="TitleChar"/>
    <w:uiPriority w:val="10"/>
    <w:qFormat/>
    <w:rsid w:val="00B226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26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79B1"/>
    <w:rPr>
      <w:rFonts w:ascii="Arial" w:eastAsiaTheme="majorEastAsia" w:hAnsi="Arial" w:cstheme="majorBidi"/>
      <w:b/>
      <w:bCs/>
      <w:color w:val="000000" w:themeColor="text1"/>
      <w:sz w:val="36"/>
      <w:szCs w:val="28"/>
    </w:rPr>
  </w:style>
  <w:style w:type="paragraph" w:styleId="ListParagraph">
    <w:name w:val="List Paragraph"/>
    <w:basedOn w:val="Normal"/>
    <w:uiPriority w:val="34"/>
    <w:qFormat/>
    <w:rsid w:val="00AE485F"/>
    <w:pPr>
      <w:ind w:left="720"/>
      <w:contextualSpacing/>
    </w:pPr>
  </w:style>
  <w:style w:type="paragraph" w:styleId="TOCHeading">
    <w:name w:val="TOC Heading"/>
    <w:basedOn w:val="Heading1"/>
    <w:next w:val="Normal"/>
    <w:uiPriority w:val="39"/>
    <w:unhideWhenUsed/>
    <w:qFormat/>
    <w:rsid w:val="000E10F3"/>
    <w:pPr>
      <w:spacing w:before="240" w:line="259" w:lineRule="auto"/>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0E10F3"/>
    <w:pPr>
      <w:spacing w:after="100"/>
    </w:pPr>
  </w:style>
  <w:style w:type="character" w:styleId="Hyperlink">
    <w:name w:val="Hyperlink"/>
    <w:basedOn w:val="DefaultParagraphFont"/>
    <w:uiPriority w:val="99"/>
    <w:unhideWhenUsed/>
    <w:rsid w:val="000E10F3"/>
    <w:rPr>
      <w:color w:val="0000FF" w:themeColor="hyperlink"/>
      <w:u w:val="single"/>
    </w:rPr>
  </w:style>
  <w:style w:type="paragraph" w:styleId="Caption">
    <w:name w:val="caption"/>
    <w:basedOn w:val="Normal"/>
    <w:next w:val="Normal"/>
    <w:uiPriority w:val="35"/>
    <w:unhideWhenUsed/>
    <w:qFormat/>
    <w:rsid w:val="007C5547"/>
    <w:pPr>
      <w:spacing w:line="240" w:lineRule="auto"/>
    </w:pPr>
    <w:rPr>
      <w:i/>
      <w:iCs/>
      <w:color w:val="215868" w:themeColor="accent5" w:themeShade="80"/>
      <w:sz w:val="16"/>
      <w:szCs w:val="18"/>
    </w:rPr>
  </w:style>
  <w:style w:type="character" w:customStyle="1" w:styleId="Heading2Char">
    <w:name w:val="Heading 2 Char"/>
    <w:basedOn w:val="DefaultParagraphFont"/>
    <w:link w:val="Heading2"/>
    <w:uiPriority w:val="9"/>
    <w:rsid w:val="006D0E34"/>
    <w:rPr>
      <w:rFonts w:ascii="Arial" w:eastAsiaTheme="majorEastAsia" w:hAnsi="Arial" w:cstheme="majorBidi"/>
      <w:b/>
      <w:sz w:val="28"/>
      <w:szCs w:val="26"/>
    </w:rPr>
  </w:style>
  <w:style w:type="paragraph" w:styleId="TOC2">
    <w:name w:val="toc 2"/>
    <w:basedOn w:val="Normal"/>
    <w:next w:val="Normal"/>
    <w:autoRedefine/>
    <w:uiPriority w:val="39"/>
    <w:unhideWhenUsed/>
    <w:rsid w:val="00AC4FC2"/>
    <w:pPr>
      <w:spacing w:after="100"/>
      <w:ind w:left="220"/>
    </w:pPr>
  </w:style>
  <w:style w:type="table" w:styleId="TableGrid">
    <w:name w:val="Table Grid"/>
    <w:basedOn w:val="TableNormal"/>
    <w:uiPriority w:val="59"/>
    <w:rsid w:val="001A4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E6769"/>
  </w:style>
  <w:style w:type="character" w:styleId="CommentReference">
    <w:name w:val="annotation reference"/>
    <w:basedOn w:val="DefaultParagraphFont"/>
    <w:uiPriority w:val="99"/>
    <w:semiHidden/>
    <w:unhideWhenUsed/>
    <w:rsid w:val="00140874"/>
    <w:rPr>
      <w:sz w:val="16"/>
      <w:szCs w:val="16"/>
    </w:rPr>
  </w:style>
  <w:style w:type="paragraph" w:styleId="CommentText">
    <w:name w:val="annotation text"/>
    <w:basedOn w:val="Normal"/>
    <w:link w:val="CommentTextChar"/>
    <w:uiPriority w:val="99"/>
    <w:semiHidden/>
    <w:unhideWhenUsed/>
    <w:rsid w:val="00140874"/>
    <w:pPr>
      <w:spacing w:line="240" w:lineRule="auto"/>
    </w:pPr>
    <w:rPr>
      <w:sz w:val="20"/>
      <w:szCs w:val="20"/>
    </w:rPr>
  </w:style>
  <w:style w:type="character" w:customStyle="1" w:styleId="CommentTextChar">
    <w:name w:val="Comment Text Char"/>
    <w:basedOn w:val="DefaultParagraphFont"/>
    <w:link w:val="CommentText"/>
    <w:uiPriority w:val="99"/>
    <w:semiHidden/>
    <w:rsid w:val="00140874"/>
    <w:rPr>
      <w:sz w:val="20"/>
      <w:szCs w:val="20"/>
    </w:rPr>
  </w:style>
  <w:style w:type="paragraph" w:styleId="CommentSubject">
    <w:name w:val="annotation subject"/>
    <w:basedOn w:val="CommentText"/>
    <w:next w:val="CommentText"/>
    <w:link w:val="CommentSubjectChar"/>
    <w:uiPriority w:val="99"/>
    <w:semiHidden/>
    <w:unhideWhenUsed/>
    <w:rsid w:val="00140874"/>
    <w:rPr>
      <w:b/>
      <w:bCs/>
    </w:rPr>
  </w:style>
  <w:style w:type="character" w:customStyle="1" w:styleId="CommentSubjectChar">
    <w:name w:val="Comment Subject Char"/>
    <w:basedOn w:val="CommentTextChar"/>
    <w:link w:val="CommentSubject"/>
    <w:uiPriority w:val="99"/>
    <w:semiHidden/>
    <w:rsid w:val="00140874"/>
    <w:rPr>
      <w:b/>
      <w:bCs/>
      <w:sz w:val="20"/>
      <w:szCs w:val="20"/>
    </w:rPr>
  </w:style>
  <w:style w:type="paragraph" w:styleId="NormalWeb">
    <w:name w:val="Normal (Web)"/>
    <w:basedOn w:val="Normal"/>
    <w:uiPriority w:val="99"/>
    <w:semiHidden/>
    <w:unhideWhenUsed/>
    <w:rsid w:val="006E0807"/>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Bullet">
    <w:name w:val="List Bullet"/>
    <w:basedOn w:val="Normal"/>
    <w:uiPriority w:val="99"/>
    <w:unhideWhenUsed/>
    <w:rsid w:val="00D005A9"/>
    <w:pPr>
      <w:numPr>
        <w:numId w:val="1"/>
      </w:numPr>
      <w:contextualSpacing/>
    </w:pPr>
  </w:style>
  <w:style w:type="character" w:customStyle="1" w:styleId="Heading3Char">
    <w:name w:val="Heading 3 Char"/>
    <w:basedOn w:val="DefaultParagraphFont"/>
    <w:link w:val="Heading3"/>
    <w:uiPriority w:val="9"/>
    <w:rsid w:val="005026BC"/>
    <w:rPr>
      <w:rFonts w:ascii="Arial" w:eastAsiaTheme="majorEastAsia" w:hAnsi="Arial" w:cstheme="majorBidi"/>
      <w:b/>
      <w:sz w:val="24"/>
      <w:szCs w:val="24"/>
    </w:rPr>
  </w:style>
  <w:style w:type="paragraph" w:styleId="TOC3">
    <w:name w:val="toc 3"/>
    <w:basedOn w:val="Normal"/>
    <w:next w:val="Normal"/>
    <w:autoRedefine/>
    <w:uiPriority w:val="39"/>
    <w:unhideWhenUsed/>
    <w:rsid w:val="00BA5ABE"/>
    <w:pPr>
      <w:spacing w:after="100"/>
      <w:ind w:left="480"/>
    </w:pPr>
  </w:style>
  <w:style w:type="character" w:styleId="Strong">
    <w:name w:val="Strong"/>
    <w:basedOn w:val="DefaultParagraphFont"/>
    <w:uiPriority w:val="22"/>
    <w:qFormat/>
    <w:rsid w:val="0068406B"/>
    <w:rPr>
      <w:b/>
      <w:bCs/>
    </w:rPr>
  </w:style>
  <w:style w:type="character" w:customStyle="1" w:styleId="apple-converted-space">
    <w:name w:val="apple-converted-space"/>
    <w:basedOn w:val="DefaultParagraphFont"/>
    <w:rsid w:val="0068406B"/>
  </w:style>
  <w:style w:type="character" w:styleId="Emphasis">
    <w:name w:val="Emphasis"/>
    <w:basedOn w:val="DefaultParagraphFont"/>
    <w:uiPriority w:val="20"/>
    <w:qFormat/>
    <w:rsid w:val="00B02464"/>
    <w:rPr>
      <w:i/>
      <w:iCs/>
    </w:rPr>
  </w:style>
  <w:style w:type="table" w:styleId="PlainTable1">
    <w:name w:val="Plain Table 1"/>
    <w:basedOn w:val="TableNormal"/>
    <w:uiPriority w:val="41"/>
    <w:rsid w:val="00B933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B2503"/>
    <w:rPr>
      <w:rFonts w:asciiTheme="majorHAnsi" w:eastAsiaTheme="majorEastAsia" w:hAnsiTheme="majorHAnsi" w:cstheme="majorBidi"/>
      <w:i/>
      <w:iCs/>
      <w:color w:val="365F91" w:themeColor="accent1" w:themeShade="BF"/>
      <w:sz w:val="24"/>
    </w:rPr>
  </w:style>
  <w:style w:type="character" w:styleId="HTMLVariable">
    <w:name w:val="HTML Variable"/>
    <w:basedOn w:val="DefaultParagraphFont"/>
    <w:uiPriority w:val="99"/>
    <w:semiHidden/>
    <w:unhideWhenUsed/>
    <w:rsid w:val="001535F3"/>
    <w:rPr>
      <w:i/>
      <w:iCs/>
    </w:rPr>
  </w:style>
  <w:style w:type="character" w:styleId="HTMLCode">
    <w:name w:val="HTML Code"/>
    <w:basedOn w:val="DefaultParagraphFont"/>
    <w:uiPriority w:val="99"/>
    <w:semiHidden/>
    <w:unhideWhenUsed/>
    <w:rsid w:val="00C44EF8"/>
    <w:rPr>
      <w:rFonts w:ascii="Courier New" w:eastAsia="Times New Roman" w:hAnsi="Courier New" w:cs="Courier New"/>
      <w:sz w:val="20"/>
      <w:szCs w:val="20"/>
    </w:rPr>
  </w:style>
  <w:style w:type="paragraph" w:customStyle="1" w:styleId="refpurpose">
    <w:name w:val="refpurpose"/>
    <w:basedOn w:val="Normal"/>
    <w:rsid w:val="00CC5AF3"/>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customStyle="1" w:styleId="refname">
    <w:name w:val="refname"/>
    <w:basedOn w:val="DefaultParagraphFont"/>
    <w:rsid w:val="00CC5AF3"/>
  </w:style>
  <w:style w:type="character" w:customStyle="1" w:styleId="dc-title">
    <w:name w:val="dc-title"/>
    <w:basedOn w:val="DefaultParagraphFont"/>
    <w:rsid w:val="00CC5AF3"/>
  </w:style>
  <w:style w:type="paragraph" w:styleId="Revision">
    <w:name w:val="Revision"/>
    <w:hidden/>
    <w:uiPriority w:val="99"/>
    <w:semiHidden/>
    <w:rsid w:val="005033FF"/>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6644">
      <w:bodyDiv w:val="1"/>
      <w:marLeft w:val="0"/>
      <w:marRight w:val="0"/>
      <w:marTop w:val="0"/>
      <w:marBottom w:val="0"/>
      <w:divBdr>
        <w:top w:val="none" w:sz="0" w:space="0" w:color="auto"/>
        <w:left w:val="none" w:sz="0" w:space="0" w:color="auto"/>
        <w:bottom w:val="none" w:sz="0" w:space="0" w:color="auto"/>
        <w:right w:val="none" w:sz="0" w:space="0" w:color="auto"/>
      </w:divBdr>
    </w:div>
    <w:div w:id="23679693">
      <w:bodyDiv w:val="1"/>
      <w:marLeft w:val="0"/>
      <w:marRight w:val="0"/>
      <w:marTop w:val="0"/>
      <w:marBottom w:val="0"/>
      <w:divBdr>
        <w:top w:val="none" w:sz="0" w:space="0" w:color="auto"/>
        <w:left w:val="none" w:sz="0" w:space="0" w:color="auto"/>
        <w:bottom w:val="none" w:sz="0" w:space="0" w:color="auto"/>
        <w:right w:val="none" w:sz="0" w:space="0" w:color="auto"/>
      </w:divBdr>
    </w:div>
    <w:div w:id="28841584">
      <w:bodyDiv w:val="1"/>
      <w:marLeft w:val="0"/>
      <w:marRight w:val="0"/>
      <w:marTop w:val="0"/>
      <w:marBottom w:val="0"/>
      <w:divBdr>
        <w:top w:val="none" w:sz="0" w:space="0" w:color="auto"/>
        <w:left w:val="none" w:sz="0" w:space="0" w:color="auto"/>
        <w:bottom w:val="none" w:sz="0" w:space="0" w:color="auto"/>
        <w:right w:val="none" w:sz="0" w:space="0" w:color="auto"/>
      </w:divBdr>
    </w:div>
    <w:div w:id="36517592">
      <w:bodyDiv w:val="1"/>
      <w:marLeft w:val="0"/>
      <w:marRight w:val="0"/>
      <w:marTop w:val="0"/>
      <w:marBottom w:val="0"/>
      <w:divBdr>
        <w:top w:val="none" w:sz="0" w:space="0" w:color="auto"/>
        <w:left w:val="none" w:sz="0" w:space="0" w:color="auto"/>
        <w:bottom w:val="none" w:sz="0" w:space="0" w:color="auto"/>
        <w:right w:val="none" w:sz="0" w:space="0" w:color="auto"/>
      </w:divBdr>
    </w:div>
    <w:div w:id="44719315">
      <w:bodyDiv w:val="1"/>
      <w:marLeft w:val="0"/>
      <w:marRight w:val="0"/>
      <w:marTop w:val="0"/>
      <w:marBottom w:val="0"/>
      <w:divBdr>
        <w:top w:val="none" w:sz="0" w:space="0" w:color="auto"/>
        <w:left w:val="none" w:sz="0" w:space="0" w:color="auto"/>
        <w:bottom w:val="none" w:sz="0" w:space="0" w:color="auto"/>
        <w:right w:val="none" w:sz="0" w:space="0" w:color="auto"/>
      </w:divBdr>
    </w:div>
    <w:div w:id="46613796">
      <w:bodyDiv w:val="1"/>
      <w:marLeft w:val="0"/>
      <w:marRight w:val="0"/>
      <w:marTop w:val="0"/>
      <w:marBottom w:val="0"/>
      <w:divBdr>
        <w:top w:val="none" w:sz="0" w:space="0" w:color="auto"/>
        <w:left w:val="none" w:sz="0" w:space="0" w:color="auto"/>
        <w:bottom w:val="none" w:sz="0" w:space="0" w:color="auto"/>
        <w:right w:val="none" w:sz="0" w:space="0" w:color="auto"/>
      </w:divBdr>
    </w:div>
    <w:div w:id="46727259">
      <w:bodyDiv w:val="1"/>
      <w:marLeft w:val="0"/>
      <w:marRight w:val="0"/>
      <w:marTop w:val="0"/>
      <w:marBottom w:val="0"/>
      <w:divBdr>
        <w:top w:val="none" w:sz="0" w:space="0" w:color="auto"/>
        <w:left w:val="none" w:sz="0" w:space="0" w:color="auto"/>
        <w:bottom w:val="none" w:sz="0" w:space="0" w:color="auto"/>
        <w:right w:val="none" w:sz="0" w:space="0" w:color="auto"/>
      </w:divBdr>
    </w:div>
    <w:div w:id="57821558">
      <w:bodyDiv w:val="1"/>
      <w:marLeft w:val="0"/>
      <w:marRight w:val="0"/>
      <w:marTop w:val="0"/>
      <w:marBottom w:val="0"/>
      <w:divBdr>
        <w:top w:val="none" w:sz="0" w:space="0" w:color="auto"/>
        <w:left w:val="none" w:sz="0" w:space="0" w:color="auto"/>
        <w:bottom w:val="none" w:sz="0" w:space="0" w:color="auto"/>
        <w:right w:val="none" w:sz="0" w:space="0" w:color="auto"/>
      </w:divBdr>
    </w:div>
    <w:div w:id="59446927">
      <w:bodyDiv w:val="1"/>
      <w:marLeft w:val="0"/>
      <w:marRight w:val="0"/>
      <w:marTop w:val="0"/>
      <w:marBottom w:val="0"/>
      <w:divBdr>
        <w:top w:val="none" w:sz="0" w:space="0" w:color="auto"/>
        <w:left w:val="none" w:sz="0" w:space="0" w:color="auto"/>
        <w:bottom w:val="none" w:sz="0" w:space="0" w:color="auto"/>
        <w:right w:val="none" w:sz="0" w:space="0" w:color="auto"/>
      </w:divBdr>
    </w:div>
    <w:div w:id="69231733">
      <w:bodyDiv w:val="1"/>
      <w:marLeft w:val="0"/>
      <w:marRight w:val="0"/>
      <w:marTop w:val="0"/>
      <w:marBottom w:val="0"/>
      <w:divBdr>
        <w:top w:val="none" w:sz="0" w:space="0" w:color="auto"/>
        <w:left w:val="none" w:sz="0" w:space="0" w:color="auto"/>
        <w:bottom w:val="none" w:sz="0" w:space="0" w:color="auto"/>
        <w:right w:val="none" w:sz="0" w:space="0" w:color="auto"/>
      </w:divBdr>
    </w:div>
    <w:div w:id="69234435">
      <w:bodyDiv w:val="1"/>
      <w:marLeft w:val="0"/>
      <w:marRight w:val="0"/>
      <w:marTop w:val="0"/>
      <w:marBottom w:val="0"/>
      <w:divBdr>
        <w:top w:val="none" w:sz="0" w:space="0" w:color="auto"/>
        <w:left w:val="none" w:sz="0" w:space="0" w:color="auto"/>
        <w:bottom w:val="none" w:sz="0" w:space="0" w:color="auto"/>
        <w:right w:val="none" w:sz="0" w:space="0" w:color="auto"/>
      </w:divBdr>
    </w:div>
    <w:div w:id="71006616">
      <w:bodyDiv w:val="1"/>
      <w:marLeft w:val="0"/>
      <w:marRight w:val="0"/>
      <w:marTop w:val="0"/>
      <w:marBottom w:val="0"/>
      <w:divBdr>
        <w:top w:val="none" w:sz="0" w:space="0" w:color="auto"/>
        <w:left w:val="none" w:sz="0" w:space="0" w:color="auto"/>
        <w:bottom w:val="none" w:sz="0" w:space="0" w:color="auto"/>
        <w:right w:val="none" w:sz="0" w:space="0" w:color="auto"/>
      </w:divBdr>
    </w:div>
    <w:div w:id="81534960">
      <w:bodyDiv w:val="1"/>
      <w:marLeft w:val="0"/>
      <w:marRight w:val="0"/>
      <w:marTop w:val="0"/>
      <w:marBottom w:val="0"/>
      <w:divBdr>
        <w:top w:val="none" w:sz="0" w:space="0" w:color="auto"/>
        <w:left w:val="none" w:sz="0" w:space="0" w:color="auto"/>
        <w:bottom w:val="none" w:sz="0" w:space="0" w:color="auto"/>
        <w:right w:val="none" w:sz="0" w:space="0" w:color="auto"/>
      </w:divBdr>
    </w:div>
    <w:div w:id="83765869">
      <w:bodyDiv w:val="1"/>
      <w:marLeft w:val="0"/>
      <w:marRight w:val="0"/>
      <w:marTop w:val="0"/>
      <w:marBottom w:val="0"/>
      <w:divBdr>
        <w:top w:val="none" w:sz="0" w:space="0" w:color="auto"/>
        <w:left w:val="none" w:sz="0" w:space="0" w:color="auto"/>
        <w:bottom w:val="none" w:sz="0" w:space="0" w:color="auto"/>
        <w:right w:val="none" w:sz="0" w:space="0" w:color="auto"/>
      </w:divBdr>
    </w:div>
    <w:div w:id="87194788">
      <w:bodyDiv w:val="1"/>
      <w:marLeft w:val="0"/>
      <w:marRight w:val="0"/>
      <w:marTop w:val="0"/>
      <w:marBottom w:val="0"/>
      <w:divBdr>
        <w:top w:val="none" w:sz="0" w:space="0" w:color="auto"/>
        <w:left w:val="none" w:sz="0" w:space="0" w:color="auto"/>
        <w:bottom w:val="none" w:sz="0" w:space="0" w:color="auto"/>
        <w:right w:val="none" w:sz="0" w:space="0" w:color="auto"/>
      </w:divBdr>
    </w:div>
    <w:div w:id="88238644">
      <w:bodyDiv w:val="1"/>
      <w:marLeft w:val="0"/>
      <w:marRight w:val="0"/>
      <w:marTop w:val="0"/>
      <w:marBottom w:val="0"/>
      <w:divBdr>
        <w:top w:val="none" w:sz="0" w:space="0" w:color="auto"/>
        <w:left w:val="none" w:sz="0" w:space="0" w:color="auto"/>
        <w:bottom w:val="none" w:sz="0" w:space="0" w:color="auto"/>
        <w:right w:val="none" w:sz="0" w:space="0" w:color="auto"/>
      </w:divBdr>
    </w:div>
    <w:div w:id="105276525">
      <w:bodyDiv w:val="1"/>
      <w:marLeft w:val="0"/>
      <w:marRight w:val="0"/>
      <w:marTop w:val="0"/>
      <w:marBottom w:val="0"/>
      <w:divBdr>
        <w:top w:val="none" w:sz="0" w:space="0" w:color="auto"/>
        <w:left w:val="none" w:sz="0" w:space="0" w:color="auto"/>
        <w:bottom w:val="none" w:sz="0" w:space="0" w:color="auto"/>
        <w:right w:val="none" w:sz="0" w:space="0" w:color="auto"/>
      </w:divBdr>
    </w:div>
    <w:div w:id="113326903">
      <w:bodyDiv w:val="1"/>
      <w:marLeft w:val="0"/>
      <w:marRight w:val="0"/>
      <w:marTop w:val="0"/>
      <w:marBottom w:val="0"/>
      <w:divBdr>
        <w:top w:val="none" w:sz="0" w:space="0" w:color="auto"/>
        <w:left w:val="none" w:sz="0" w:space="0" w:color="auto"/>
        <w:bottom w:val="none" w:sz="0" w:space="0" w:color="auto"/>
        <w:right w:val="none" w:sz="0" w:space="0" w:color="auto"/>
      </w:divBdr>
    </w:div>
    <w:div w:id="134298256">
      <w:bodyDiv w:val="1"/>
      <w:marLeft w:val="0"/>
      <w:marRight w:val="0"/>
      <w:marTop w:val="0"/>
      <w:marBottom w:val="0"/>
      <w:divBdr>
        <w:top w:val="none" w:sz="0" w:space="0" w:color="auto"/>
        <w:left w:val="none" w:sz="0" w:space="0" w:color="auto"/>
        <w:bottom w:val="none" w:sz="0" w:space="0" w:color="auto"/>
        <w:right w:val="none" w:sz="0" w:space="0" w:color="auto"/>
      </w:divBdr>
    </w:div>
    <w:div w:id="134301308">
      <w:bodyDiv w:val="1"/>
      <w:marLeft w:val="0"/>
      <w:marRight w:val="0"/>
      <w:marTop w:val="0"/>
      <w:marBottom w:val="0"/>
      <w:divBdr>
        <w:top w:val="none" w:sz="0" w:space="0" w:color="auto"/>
        <w:left w:val="none" w:sz="0" w:space="0" w:color="auto"/>
        <w:bottom w:val="none" w:sz="0" w:space="0" w:color="auto"/>
        <w:right w:val="none" w:sz="0" w:space="0" w:color="auto"/>
      </w:divBdr>
    </w:div>
    <w:div w:id="144516166">
      <w:bodyDiv w:val="1"/>
      <w:marLeft w:val="0"/>
      <w:marRight w:val="0"/>
      <w:marTop w:val="0"/>
      <w:marBottom w:val="0"/>
      <w:divBdr>
        <w:top w:val="none" w:sz="0" w:space="0" w:color="auto"/>
        <w:left w:val="none" w:sz="0" w:space="0" w:color="auto"/>
        <w:bottom w:val="none" w:sz="0" w:space="0" w:color="auto"/>
        <w:right w:val="none" w:sz="0" w:space="0" w:color="auto"/>
      </w:divBdr>
    </w:div>
    <w:div w:id="163977414">
      <w:bodyDiv w:val="1"/>
      <w:marLeft w:val="0"/>
      <w:marRight w:val="0"/>
      <w:marTop w:val="0"/>
      <w:marBottom w:val="0"/>
      <w:divBdr>
        <w:top w:val="none" w:sz="0" w:space="0" w:color="auto"/>
        <w:left w:val="none" w:sz="0" w:space="0" w:color="auto"/>
        <w:bottom w:val="none" w:sz="0" w:space="0" w:color="auto"/>
        <w:right w:val="none" w:sz="0" w:space="0" w:color="auto"/>
      </w:divBdr>
    </w:div>
    <w:div w:id="172958926">
      <w:bodyDiv w:val="1"/>
      <w:marLeft w:val="0"/>
      <w:marRight w:val="0"/>
      <w:marTop w:val="0"/>
      <w:marBottom w:val="0"/>
      <w:divBdr>
        <w:top w:val="none" w:sz="0" w:space="0" w:color="auto"/>
        <w:left w:val="none" w:sz="0" w:space="0" w:color="auto"/>
        <w:bottom w:val="none" w:sz="0" w:space="0" w:color="auto"/>
        <w:right w:val="none" w:sz="0" w:space="0" w:color="auto"/>
      </w:divBdr>
    </w:div>
    <w:div w:id="181939471">
      <w:bodyDiv w:val="1"/>
      <w:marLeft w:val="0"/>
      <w:marRight w:val="0"/>
      <w:marTop w:val="0"/>
      <w:marBottom w:val="0"/>
      <w:divBdr>
        <w:top w:val="none" w:sz="0" w:space="0" w:color="auto"/>
        <w:left w:val="none" w:sz="0" w:space="0" w:color="auto"/>
        <w:bottom w:val="none" w:sz="0" w:space="0" w:color="auto"/>
        <w:right w:val="none" w:sz="0" w:space="0" w:color="auto"/>
      </w:divBdr>
    </w:div>
    <w:div w:id="183710966">
      <w:bodyDiv w:val="1"/>
      <w:marLeft w:val="0"/>
      <w:marRight w:val="0"/>
      <w:marTop w:val="0"/>
      <w:marBottom w:val="0"/>
      <w:divBdr>
        <w:top w:val="none" w:sz="0" w:space="0" w:color="auto"/>
        <w:left w:val="none" w:sz="0" w:space="0" w:color="auto"/>
        <w:bottom w:val="none" w:sz="0" w:space="0" w:color="auto"/>
        <w:right w:val="none" w:sz="0" w:space="0" w:color="auto"/>
      </w:divBdr>
    </w:div>
    <w:div w:id="185758696">
      <w:bodyDiv w:val="1"/>
      <w:marLeft w:val="0"/>
      <w:marRight w:val="0"/>
      <w:marTop w:val="0"/>
      <w:marBottom w:val="0"/>
      <w:divBdr>
        <w:top w:val="none" w:sz="0" w:space="0" w:color="auto"/>
        <w:left w:val="none" w:sz="0" w:space="0" w:color="auto"/>
        <w:bottom w:val="none" w:sz="0" w:space="0" w:color="auto"/>
        <w:right w:val="none" w:sz="0" w:space="0" w:color="auto"/>
      </w:divBdr>
    </w:div>
    <w:div w:id="188952104">
      <w:bodyDiv w:val="1"/>
      <w:marLeft w:val="0"/>
      <w:marRight w:val="0"/>
      <w:marTop w:val="0"/>
      <w:marBottom w:val="0"/>
      <w:divBdr>
        <w:top w:val="none" w:sz="0" w:space="0" w:color="auto"/>
        <w:left w:val="none" w:sz="0" w:space="0" w:color="auto"/>
        <w:bottom w:val="none" w:sz="0" w:space="0" w:color="auto"/>
        <w:right w:val="none" w:sz="0" w:space="0" w:color="auto"/>
      </w:divBdr>
    </w:div>
    <w:div w:id="209810057">
      <w:bodyDiv w:val="1"/>
      <w:marLeft w:val="0"/>
      <w:marRight w:val="0"/>
      <w:marTop w:val="0"/>
      <w:marBottom w:val="0"/>
      <w:divBdr>
        <w:top w:val="none" w:sz="0" w:space="0" w:color="auto"/>
        <w:left w:val="none" w:sz="0" w:space="0" w:color="auto"/>
        <w:bottom w:val="none" w:sz="0" w:space="0" w:color="auto"/>
        <w:right w:val="none" w:sz="0" w:space="0" w:color="auto"/>
      </w:divBdr>
    </w:div>
    <w:div w:id="218788731">
      <w:bodyDiv w:val="1"/>
      <w:marLeft w:val="0"/>
      <w:marRight w:val="0"/>
      <w:marTop w:val="0"/>
      <w:marBottom w:val="0"/>
      <w:divBdr>
        <w:top w:val="none" w:sz="0" w:space="0" w:color="auto"/>
        <w:left w:val="none" w:sz="0" w:space="0" w:color="auto"/>
        <w:bottom w:val="none" w:sz="0" w:space="0" w:color="auto"/>
        <w:right w:val="none" w:sz="0" w:space="0" w:color="auto"/>
      </w:divBdr>
    </w:div>
    <w:div w:id="257561104">
      <w:bodyDiv w:val="1"/>
      <w:marLeft w:val="0"/>
      <w:marRight w:val="0"/>
      <w:marTop w:val="0"/>
      <w:marBottom w:val="0"/>
      <w:divBdr>
        <w:top w:val="none" w:sz="0" w:space="0" w:color="auto"/>
        <w:left w:val="none" w:sz="0" w:space="0" w:color="auto"/>
        <w:bottom w:val="none" w:sz="0" w:space="0" w:color="auto"/>
        <w:right w:val="none" w:sz="0" w:space="0" w:color="auto"/>
      </w:divBdr>
    </w:div>
    <w:div w:id="270433757">
      <w:bodyDiv w:val="1"/>
      <w:marLeft w:val="0"/>
      <w:marRight w:val="0"/>
      <w:marTop w:val="0"/>
      <w:marBottom w:val="0"/>
      <w:divBdr>
        <w:top w:val="none" w:sz="0" w:space="0" w:color="auto"/>
        <w:left w:val="none" w:sz="0" w:space="0" w:color="auto"/>
        <w:bottom w:val="none" w:sz="0" w:space="0" w:color="auto"/>
        <w:right w:val="none" w:sz="0" w:space="0" w:color="auto"/>
      </w:divBdr>
    </w:div>
    <w:div w:id="270624146">
      <w:bodyDiv w:val="1"/>
      <w:marLeft w:val="0"/>
      <w:marRight w:val="0"/>
      <w:marTop w:val="0"/>
      <w:marBottom w:val="0"/>
      <w:divBdr>
        <w:top w:val="none" w:sz="0" w:space="0" w:color="auto"/>
        <w:left w:val="none" w:sz="0" w:space="0" w:color="auto"/>
        <w:bottom w:val="none" w:sz="0" w:space="0" w:color="auto"/>
        <w:right w:val="none" w:sz="0" w:space="0" w:color="auto"/>
      </w:divBdr>
    </w:div>
    <w:div w:id="278218281">
      <w:bodyDiv w:val="1"/>
      <w:marLeft w:val="0"/>
      <w:marRight w:val="0"/>
      <w:marTop w:val="0"/>
      <w:marBottom w:val="0"/>
      <w:divBdr>
        <w:top w:val="none" w:sz="0" w:space="0" w:color="auto"/>
        <w:left w:val="none" w:sz="0" w:space="0" w:color="auto"/>
        <w:bottom w:val="none" w:sz="0" w:space="0" w:color="auto"/>
        <w:right w:val="none" w:sz="0" w:space="0" w:color="auto"/>
      </w:divBdr>
    </w:div>
    <w:div w:id="278224644">
      <w:bodyDiv w:val="1"/>
      <w:marLeft w:val="0"/>
      <w:marRight w:val="0"/>
      <w:marTop w:val="0"/>
      <w:marBottom w:val="0"/>
      <w:divBdr>
        <w:top w:val="none" w:sz="0" w:space="0" w:color="auto"/>
        <w:left w:val="none" w:sz="0" w:space="0" w:color="auto"/>
        <w:bottom w:val="none" w:sz="0" w:space="0" w:color="auto"/>
        <w:right w:val="none" w:sz="0" w:space="0" w:color="auto"/>
      </w:divBdr>
    </w:div>
    <w:div w:id="278487739">
      <w:bodyDiv w:val="1"/>
      <w:marLeft w:val="0"/>
      <w:marRight w:val="0"/>
      <w:marTop w:val="0"/>
      <w:marBottom w:val="0"/>
      <w:divBdr>
        <w:top w:val="none" w:sz="0" w:space="0" w:color="auto"/>
        <w:left w:val="none" w:sz="0" w:space="0" w:color="auto"/>
        <w:bottom w:val="none" w:sz="0" w:space="0" w:color="auto"/>
        <w:right w:val="none" w:sz="0" w:space="0" w:color="auto"/>
      </w:divBdr>
    </w:div>
    <w:div w:id="279650987">
      <w:bodyDiv w:val="1"/>
      <w:marLeft w:val="0"/>
      <w:marRight w:val="0"/>
      <w:marTop w:val="0"/>
      <w:marBottom w:val="0"/>
      <w:divBdr>
        <w:top w:val="none" w:sz="0" w:space="0" w:color="auto"/>
        <w:left w:val="none" w:sz="0" w:space="0" w:color="auto"/>
        <w:bottom w:val="none" w:sz="0" w:space="0" w:color="auto"/>
        <w:right w:val="none" w:sz="0" w:space="0" w:color="auto"/>
      </w:divBdr>
    </w:div>
    <w:div w:id="286400872">
      <w:bodyDiv w:val="1"/>
      <w:marLeft w:val="0"/>
      <w:marRight w:val="0"/>
      <w:marTop w:val="0"/>
      <w:marBottom w:val="0"/>
      <w:divBdr>
        <w:top w:val="none" w:sz="0" w:space="0" w:color="auto"/>
        <w:left w:val="none" w:sz="0" w:space="0" w:color="auto"/>
        <w:bottom w:val="none" w:sz="0" w:space="0" w:color="auto"/>
        <w:right w:val="none" w:sz="0" w:space="0" w:color="auto"/>
      </w:divBdr>
    </w:div>
    <w:div w:id="289627910">
      <w:bodyDiv w:val="1"/>
      <w:marLeft w:val="0"/>
      <w:marRight w:val="0"/>
      <w:marTop w:val="0"/>
      <w:marBottom w:val="0"/>
      <w:divBdr>
        <w:top w:val="none" w:sz="0" w:space="0" w:color="auto"/>
        <w:left w:val="none" w:sz="0" w:space="0" w:color="auto"/>
        <w:bottom w:val="none" w:sz="0" w:space="0" w:color="auto"/>
        <w:right w:val="none" w:sz="0" w:space="0" w:color="auto"/>
      </w:divBdr>
    </w:div>
    <w:div w:id="290062626">
      <w:bodyDiv w:val="1"/>
      <w:marLeft w:val="0"/>
      <w:marRight w:val="0"/>
      <w:marTop w:val="0"/>
      <w:marBottom w:val="0"/>
      <w:divBdr>
        <w:top w:val="none" w:sz="0" w:space="0" w:color="auto"/>
        <w:left w:val="none" w:sz="0" w:space="0" w:color="auto"/>
        <w:bottom w:val="none" w:sz="0" w:space="0" w:color="auto"/>
        <w:right w:val="none" w:sz="0" w:space="0" w:color="auto"/>
      </w:divBdr>
    </w:div>
    <w:div w:id="290675758">
      <w:bodyDiv w:val="1"/>
      <w:marLeft w:val="0"/>
      <w:marRight w:val="0"/>
      <w:marTop w:val="0"/>
      <w:marBottom w:val="0"/>
      <w:divBdr>
        <w:top w:val="none" w:sz="0" w:space="0" w:color="auto"/>
        <w:left w:val="none" w:sz="0" w:space="0" w:color="auto"/>
        <w:bottom w:val="none" w:sz="0" w:space="0" w:color="auto"/>
        <w:right w:val="none" w:sz="0" w:space="0" w:color="auto"/>
      </w:divBdr>
    </w:div>
    <w:div w:id="293754663">
      <w:bodyDiv w:val="1"/>
      <w:marLeft w:val="0"/>
      <w:marRight w:val="0"/>
      <w:marTop w:val="0"/>
      <w:marBottom w:val="0"/>
      <w:divBdr>
        <w:top w:val="none" w:sz="0" w:space="0" w:color="auto"/>
        <w:left w:val="none" w:sz="0" w:space="0" w:color="auto"/>
        <w:bottom w:val="none" w:sz="0" w:space="0" w:color="auto"/>
        <w:right w:val="none" w:sz="0" w:space="0" w:color="auto"/>
      </w:divBdr>
    </w:div>
    <w:div w:id="296379667">
      <w:bodyDiv w:val="1"/>
      <w:marLeft w:val="0"/>
      <w:marRight w:val="0"/>
      <w:marTop w:val="0"/>
      <w:marBottom w:val="0"/>
      <w:divBdr>
        <w:top w:val="none" w:sz="0" w:space="0" w:color="auto"/>
        <w:left w:val="none" w:sz="0" w:space="0" w:color="auto"/>
        <w:bottom w:val="none" w:sz="0" w:space="0" w:color="auto"/>
        <w:right w:val="none" w:sz="0" w:space="0" w:color="auto"/>
      </w:divBdr>
    </w:div>
    <w:div w:id="297759038">
      <w:bodyDiv w:val="1"/>
      <w:marLeft w:val="0"/>
      <w:marRight w:val="0"/>
      <w:marTop w:val="0"/>
      <w:marBottom w:val="0"/>
      <w:divBdr>
        <w:top w:val="none" w:sz="0" w:space="0" w:color="auto"/>
        <w:left w:val="none" w:sz="0" w:space="0" w:color="auto"/>
        <w:bottom w:val="none" w:sz="0" w:space="0" w:color="auto"/>
        <w:right w:val="none" w:sz="0" w:space="0" w:color="auto"/>
      </w:divBdr>
    </w:div>
    <w:div w:id="301154934">
      <w:bodyDiv w:val="1"/>
      <w:marLeft w:val="0"/>
      <w:marRight w:val="0"/>
      <w:marTop w:val="0"/>
      <w:marBottom w:val="0"/>
      <w:divBdr>
        <w:top w:val="none" w:sz="0" w:space="0" w:color="auto"/>
        <w:left w:val="none" w:sz="0" w:space="0" w:color="auto"/>
        <w:bottom w:val="none" w:sz="0" w:space="0" w:color="auto"/>
        <w:right w:val="none" w:sz="0" w:space="0" w:color="auto"/>
      </w:divBdr>
    </w:div>
    <w:div w:id="310065150">
      <w:bodyDiv w:val="1"/>
      <w:marLeft w:val="0"/>
      <w:marRight w:val="0"/>
      <w:marTop w:val="0"/>
      <w:marBottom w:val="0"/>
      <w:divBdr>
        <w:top w:val="none" w:sz="0" w:space="0" w:color="auto"/>
        <w:left w:val="none" w:sz="0" w:space="0" w:color="auto"/>
        <w:bottom w:val="none" w:sz="0" w:space="0" w:color="auto"/>
        <w:right w:val="none" w:sz="0" w:space="0" w:color="auto"/>
      </w:divBdr>
    </w:div>
    <w:div w:id="310136734">
      <w:bodyDiv w:val="1"/>
      <w:marLeft w:val="0"/>
      <w:marRight w:val="0"/>
      <w:marTop w:val="0"/>
      <w:marBottom w:val="0"/>
      <w:divBdr>
        <w:top w:val="none" w:sz="0" w:space="0" w:color="auto"/>
        <w:left w:val="none" w:sz="0" w:space="0" w:color="auto"/>
        <w:bottom w:val="none" w:sz="0" w:space="0" w:color="auto"/>
        <w:right w:val="none" w:sz="0" w:space="0" w:color="auto"/>
      </w:divBdr>
    </w:div>
    <w:div w:id="339043501">
      <w:bodyDiv w:val="1"/>
      <w:marLeft w:val="0"/>
      <w:marRight w:val="0"/>
      <w:marTop w:val="0"/>
      <w:marBottom w:val="0"/>
      <w:divBdr>
        <w:top w:val="none" w:sz="0" w:space="0" w:color="auto"/>
        <w:left w:val="none" w:sz="0" w:space="0" w:color="auto"/>
        <w:bottom w:val="none" w:sz="0" w:space="0" w:color="auto"/>
        <w:right w:val="none" w:sz="0" w:space="0" w:color="auto"/>
      </w:divBdr>
      <w:divsChild>
        <w:div w:id="112213942">
          <w:marLeft w:val="0"/>
          <w:marRight w:val="0"/>
          <w:marTop w:val="0"/>
          <w:marBottom w:val="0"/>
          <w:divBdr>
            <w:top w:val="none" w:sz="0" w:space="0" w:color="auto"/>
            <w:left w:val="none" w:sz="0" w:space="0" w:color="auto"/>
            <w:bottom w:val="none" w:sz="0" w:space="0" w:color="auto"/>
            <w:right w:val="none" w:sz="0" w:space="0" w:color="auto"/>
          </w:divBdr>
        </w:div>
      </w:divsChild>
    </w:div>
    <w:div w:id="339938065">
      <w:bodyDiv w:val="1"/>
      <w:marLeft w:val="0"/>
      <w:marRight w:val="0"/>
      <w:marTop w:val="0"/>
      <w:marBottom w:val="0"/>
      <w:divBdr>
        <w:top w:val="none" w:sz="0" w:space="0" w:color="auto"/>
        <w:left w:val="none" w:sz="0" w:space="0" w:color="auto"/>
        <w:bottom w:val="none" w:sz="0" w:space="0" w:color="auto"/>
        <w:right w:val="none" w:sz="0" w:space="0" w:color="auto"/>
      </w:divBdr>
    </w:div>
    <w:div w:id="343483168">
      <w:bodyDiv w:val="1"/>
      <w:marLeft w:val="0"/>
      <w:marRight w:val="0"/>
      <w:marTop w:val="0"/>
      <w:marBottom w:val="0"/>
      <w:divBdr>
        <w:top w:val="none" w:sz="0" w:space="0" w:color="auto"/>
        <w:left w:val="none" w:sz="0" w:space="0" w:color="auto"/>
        <w:bottom w:val="none" w:sz="0" w:space="0" w:color="auto"/>
        <w:right w:val="none" w:sz="0" w:space="0" w:color="auto"/>
      </w:divBdr>
    </w:div>
    <w:div w:id="349528693">
      <w:bodyDiv w:val="1"/>
      <w:marLeft w:val="0"/>
      <w:marRight w:val="0"/>
      <w:marTop w:val="0"/>
      <w:marBottom w:val="0"/>
      <w:divBdr>
        <w:top w:val="none" w:sz="0" w:space="0" w:color="auto"/>
        <w:left w:val="none" w:sz="0" w:space="0" w:color="auto"/>
        <w:bottom w:val="none" w:sz="0" w:space="0" w:color="auto"/>
        <w:right w:val="none" w:sz="0" w:space="0" w:color="auto"/>
      </w:divBdr>
    </w:div>
    <w:div w:id="355932874">
      <w:bodyDiv w:val="1"/>
      <w:marLeft w:val="0"/>
      <w:marRight w:val="0"/>
      <w:marTop w:val="0"/>
      <w:marBottom w:val="0"/>
      <w:divBdr>
        <w:top w:val="none" w:sz="0" w:space="0" w:color="auto"/>
        <w:left w:val="none" w:sz="0" w:space="0" w:color="auto"/>
        <w:bottom w:val="none" w:sz="0" w:space="0" w:color="auto"/>
        <w:right w:val="none" w:sz="0" w:space="0" w:color="auto"/>
      </w:divBdr>
    </w:div>
    <w:div w:id="365910097">
      <w:bodyDiv w:val="1"/>
      <w:marLeft w:val="0"/>
      <w:marRight w:val="0"/>
      <w:marTop w:val="0"/>
      <w:marBottom w:val="0"/>
      <w:divBdr>
        <w:top w:val="none" w:sz="0" w:space="0" w:color="auto"/>
        <w:left w:val="none" w:sz="0" w:space="0" w:color="auto"/>
        <w:bottom w:val="none" w:sz="0" w:space="0" w:color="auto"/>
        <w:right w:val="none" w:sz="0" w:space="0" w:color="auto"/>
      </w:divBdr>
    </w:div>
    <w:div w:id="372198795">
      <w:bodyDiv w:val="1"/>
      <w:marLeft w:val="0"/>
      <w:marRight w:val="0"/>
      <w:marTop w:val="0"/>
      <w:marBottom w:val="0"/>
      <w:divBdr>
        <w:top w:val="none" w:sz="0" w:space="0" w:color="auto"/>
        <w:left w:val="none" w:sz="0" w:space="0" w:color="auto"/>
        <w:bottom w:val="none" w:sz="0" w:space="0" w:color="auto"/>
        <w:right w:val="none" w:sz="0" w:space="0" w:color="auto"/>
      </w:divBdr>
    </w:div>
    <w:div w:id="388190384">
      <w:bodyDiv w:val="1"/>
      <w:marLeft w:val="0"/>
      <w:marRight w:val="0"/>
      <w:marTop w:val="0"/>
      <w:marBottom w:val="0"/>
      <w:divBdr>
        <w:top w:val="none" w:sz="0" w:space="0" w:color="auto"/>
        <w:left w:val="none" w:sz="0" w:space="0" w:color="auto"/>
        <w:bottom w:val="none" w:sz="0" w:space="0" w:color="auto"/>
        <w:right w:val="none" w:sz="0" w:space="0" w:color="auto"/>
      </w:divBdr>
    </w:div>
    <w:div w:id="390616250">
      <w:bodyDiv w:val="1"/>
      <w:marLeft w:val="0"/>
      <w:marRight w:val="0"/>
      <w:marTop w:val="0"/>
      <w:marBottom w:val="0"/>
      <w:divBdr>
        <w:top w:val="none" w:sz="0" w:space="0" w:color="auto"/>
        <w:left w:val="none" w:sz="0" w:space="0" w:color="auto"/>
        <w:bottom w:val="none" w:sz="0" w:space="0" w:color="auto"/>
        <w:right w:val="none" w:sz="0" w:space="0" w:color="auto"/>
      </w:divBdr>
    </w:div>
    <w:div w:id="404645530">
      <w:bodyDiv w:val="1"/>
      <w:marLeft w:val="0"/>
      <w:marRight w:val="0"/>
      <w:marTop w:val="0"/>
      <w:marBottom w:val="0"/>
      <w:divBdr>
        <w:top w:val="none" w:sz="0" w:space="0" w:color="auto"/>
        <w:left w:val="none" w:sz="0" w:space="0" w:color="auto"/>
        <w:bottom w:val="none" w:sz="0" w:space="0" w:color="auto"/>
        <w:right w:val="none" w:sz="0" w:space="0" w:color="auto"/>
      </w:divBdr>
    </w:div>
    <w:div w:id="408045926">
      <w:bodyDiv w:val="1"/>
      <w:marLeft w:val="0"/>
      <w:marRight w:val="0"/>
      <w:marTop w:val="0"/>
      <w:marBottom w:val="0"/>
      <w:divBdr>
        <w:top w:val="none" w:sz="0" w:space="0" w:color="auto"/>
        <w:left w:val="none" w:sz="0" w:space="0" w:color="auto"/>
        <w:bottom w:val="none" w:sz="0" w:space="0" w:color="auto"/>
        <w:right w:val="none" w:sz="0" w:space="0" w:color="auto"/>
      </w:divBdr>
    </w:div>
    <w:div w:id="422651324">
      <w:bodyDiv w:val="1"/>
      <w:marLeft w:val="0"/>
      <w:marRight w:val="0"/>
      <w:marTop w:val="0"/>
      <w:marBottom w:val="0"/>
      <w:divBdr>
        <w:top w:val="none" w:sz="0" w:space="0" w:color="auto"/>
        <w:left w:val="none" w:sz="0" w:space="0" w:color="auto"/>
        <w:bottom w:val="none" w:sz="0" w:space="0" w:color="auto"/>
        <w:right w:val="none" w:sz="0" w:space="0" w:color="auto"/>
      </w:divBdr>
    </w:div>
    <w:div w:id="426577351">
      <w:bodyDiv w:val="1"/>
      <w:marLeft w:val="0"/>
      <w:marRight w:val="0"/>
      <w:marTop w:val="0"/>
      <w:marBottom w:val="0"/>
      <w:divBdr>
        <w:top w:val="none" w:sz="0" w:space="0" w:color="auto"/>
        <w:left w:val="none" w:sz="0" w:space="0" w:color="auto"/>
        <w:bottom w:val="none" w:sz="0" w:space="0" w:color="auto"/>
        <w:right w:val="none" w:sz="0" w:space="0" w:color="auto"/>
      </w:divBdr>
    </w:div>
    <w:div w:id="430441616">
      <w:bodyDiv w:val="1"/>
      <w:marLeft w:val="0"/>
      <w:marRight w:val="0"/>
      <w:marTop w:val="0"/>
      <w:marBottom w:val="0"/>
      <w:divBdr>
        <w:top w:val="none" w:sz="0" w:space="0" w:color="auto"/>
        <w:left w:val="none" w:sz="0" w:space="0" w:color="auto"/>
        <w:bottom w:val="none" w:sz="0" w:space="0" w:color="auto"/>
        <w:right w:val="none" w:sz="0" w:space="0" w:color="auto"/>
      </w:divBdr>
    </w:div>
    <w:div w:id="438598956">
      <w:bodyDiv w:val="1"/>
      <w:marLeft w:val="0"/>
      <w:marRight w:val="0"/>
      <w:marTop w:val="0"/>
      <w:marBottom w:val="0"/>
      <w:divBdr>
        <w:top w:val="none" w:sz="0" w:space="0" w:color="auto"/>
        <w:left w:val="none" w:sz="0" w:space="0" w:color="auto"/>
        <w:bottom w:val="none" w:sz="0" w:space="0" w:color="auto"/>
        <w:right w:val="none" w:sz="0" w:space="0" w:color="auto"/>
      </w:divBdr>
    </w:div>
    <w:div w:id="467086687">
      <w:bodyDiv w:val="1"/>
      <w:marLeft w:val="0"/>
      <w:marRight w:val="0"/>
      <w:marTop w:val="0"/>
      <w:marBottom w:val="0"/>
      <w:divBdr>
        <w:top w:val="none" w:sz="0" w:space="0" w:color="auto"/>
        <w:left w:val="none" w:sz="0" w:space="0" w:color="auto"/>
        <w:bottom w:val="none" w:sz="0" w:space="0" w:color="auto"/>
        <w:right w:val="none" w:sz="0" w:space="0" w:color="auto"/>
      </w:divBdr>
    </w:div>
    <w:div w:id="467284415">
      <w:bodyDiv w:val="1"/>
      <w:marLeft w:val="0"/>
      <w:marRight w:val="0"/>
      <w:marTop w:val="0"/>
      <w:marBottom w:val="0"/>
      <w:divBdr>
        <w:top w:val="none" w:sz="0" w:space="0" w:color="auto"/>
        <w:left w:val="none" w:sz="0" w:space="0" w:color="auto"/>
        <w:bottom w:val="none" w:sz="0" w:space="0" w:color="auto"/>
        <w:right w:val="none" w:sz="0" w:space="0" w:color="auto"/>
      </w:divBdr>
    </w:div>
    <w:div w:id="478420995">
      <w:bodyDiv w:val="1"/>
      <w:marLeft w:val="0"/>
      <w:marRight w:val="0"/>
      <w:marTop w:val="0"/>
      <w:marBottom w:val="0"/>
      <w:divBdr>
        <w:top w:val="none" w:sz="0" w:space="0" w:color="auto"/>
        <w:left w:val="none" w:sz="0" w:space="0" w:color="auto"/>
        <w:bottom w:val="none" w:sz="0" w:space="0" w:color="auto"/>
        <w:right w:val="none" w:sz="0" w:space="0" w:color="auto"/>
      </w:divBdr>
    </w:div>
    <w:div w:id="485315844">
      <w:bodyDiv w:val="1"/>
      <w:marLeft w:val="0"/>
      <w:marRight w:val="0"/>
      <w:marTop w:val="0"/>
      <w:marBottom w:val="0"/>
      <w:divBdr>
        <w:top w:val="none" w:sz="0" w:space="0" w:color="auto"/>
        <w:left w:val="none" w:sz="0" w:space="0" w:color="auto"/>
        <w:bottom w:val="none" w:sz="0" w:space="0" w:color="auto"/>
        <w:right w:val="none" w:sz="0" w:space="0" w:color="auto"/>
      </w:divBdr>
    </w:div>
    <w:div w:id="486871575">
      <w:bodyDiv w:val="1"/>
      <w:marLeft w:val="0"/>
      <w:marRight w:val="0"/>
      <w:marTop w:val="0"/>
      <w:marBottom w:val="0"/>
      <w:divBdr>
        <w:top w:val="none" w:sz="0" w:space="0" w:color="auto"/>
        <w:left w:val="none" w:sz="0" w:space="0" w:color="auto"/>
        <w:bottom w:val="none" w:sz="0" w:space="0" w:color="auto"/>
        <w:right w:val="none" w:sz="0" w:space="0" w:color="auto"/>
      </w:divBdr>
    </w:div>
    <w:div w:id="491262329">
      <w:bodyDiv w:val="1"/>
      <w:marLeft w:val="0"/>
      <w:marRight w:val="0"/>
      <w:marTop w:val="0"/>
      <w:marBottom w:val="0"/>
      <w:divBdr>
        <w:top w:val="none" w:sz="0" w:space="0" w:color="auto"/>
        <w:left w:val="none" w:sz="0" w:space="0" w:color="auto"/>
        <w:bottom w:val="none" w:sz="0" w:space="0" w:color="auto"/>
        <w:right w:val="none" w:sz="0" w:space="0" w:color="auto"/>
      </w:divBdr>
    </w:div>
    <w:div w:id="525948882">
      <w:bodyDiv w:val="1"/>
      <w:marLeft w:val="0"/>
      <w:marRight w:val="0"/>
      <w:marTop w:val="0"/>
      <w:marBottom w:val="0"/>
      <w:divBdr>
        <w:top w:val="none" w:sz="0" w:space="0" w:color="auto"/>
        <w:left w:val="none" w:sz="0" w:space="0" w:color="auto"/>
        <w:bottom w:val="none" w:sz="0" w:space="0" w:color="auto"/>
        <w:right w:val="none" w:sz="0" w:space="0" w:color="auto"/>
      </w:divBdr>
    </w:div>
    <w:div w:id="527136542">
      <w:bodyDiv w:val="1"/>
      <w:marLeft w:val="0"/>
      <w:marRight w:val="0"/>
      <w:marTop w:val="0"/>
      <w:marBottom w:val="0"/>
      <w:divBdr>
        <w:top w:val="none" w:sz="0" w:space="0" w:color="auto"/>
        <w:left w:val="none" w:sz="0" w:space="0" w:color="auto"/>
        <w:bottom w:val="none" w:sz="0" w:space="0" w:color="auto"/>
        <w:right w:val="none" w:sz="0" w:space="0" w:color="auto"/>
      </w:divBdr>
    </w:div>
    <w:div w:id="535971776">
      <w:bodyDiv w:val="1"/>
      <w:marLeft w:val="0"/>
      <w:marRight w:val="0"/>
      <w:marTop w:val="0"/>
      <w:marBottom w:val="0"/>
      <w:divBdr>
        <w:top w:val="none" w:sz="0" w:space="0" w:color="auto"/>
        <w:left w:val="none" w:sz="0" w:space="0" w:color="auto"/>
        <w:bottom w:val="none" w:sz="0" w:space="0" w:color="auto"/>
        <w:right w:val="none" w:sz="0" w:space="0" w:color="auto"/>
      </w:divBdr>
    </w:div>
    <w:div w:id="540360528">
      <w:bodyDiv w:val="1"/>
      <w:marLeft w:val="0"/>
      <w:marRight w:val="0"/>
      <w:marTop w:val="0"/>
      <w:marBottom w:val="0"/>
      <w:divBdr>
        <w:top w:val="none" w:sz="0" w:space="0" w:color="auto"/>
        <w:left w:val="none" w:sz="0" w:space="0" w:color="auto"/>
        <w:bottom w:val="none" w:sz="0" w:space="0" w:color="auto"/>
        <w:right w:val="none" w:sz="0" w:space="0" w:color="auto"/>
      </w:divBdr>
    </w:div>
    <w:div w:id="542443645">
      <w:bodyDiv w:val="1"/>
      <w:marLeft w:val="0"/>
      <w:marRight w:val="0"/>
      <w:marTop w:val="0"/>
      <w:marBottom w:val="0"/>
      <w:divBdr>
        <w:top w:val="none" w:sz="0" w:space="0" w:color="auto"/>
        <w:left w:val="none" w:sz="0" w:space="0" w:color="auto"/>
        <w:bottom w:val="none" w:sz="0" w:space="0" w:color="auto"/>
        <w:right w:val="none" w:sz="0" w:space="0" w:color="auto"/>
      </w:divBdr>
    </w:div>
    <w:div w:id="549192847">
      <w:bodyDiv w:val="1"/>
      <w:marLeft w:val="0"/>
      <w:marRight w:val="0"/>
      <w:marTop w:val="0"/>
      <w:marBottom w:val="0"/>
      <w:divBdr>
        <w:top w:val="none" w:sz="0" w:space="0" w:color="auto"/>
        <w:left w:val="none" w:sz="0" w:space="0" w:color="auto"/>
        <w:bottom w:val="none" w:sz="0" w:space="0" w:color="auto"/>
        <w:right w:val="none" w:sz="0" w:space="0" w:color="auto"/>
      </w:divBdr>
    </w:div>
    <w:div w:id="558060124">
      <w:bodyDiv w:val="1"/>
      <w:marLeft w:val="0"/>
      <w:marRight w:val="0"/>
      <w:marTop w:val="0"/>
      <w:marBottom w:val="0"/>
      <w:divBdr>
        <w:top w:val="none" w:sz="0" w:space="0" w:color="auto"/>
        <w:left w:val="none" w:sz="0" w:space="0" w:color="auto"/>
        <w:bottom w:val="none" w:sz="0" w:space="0" w:color="auto"/>
        <w:right w:val="none" w:sz="0" w:space="0" w:color="auto"/>
      </w:divBdr>
    </w:div>
    <w:div w:id="563757266">
      <w:bodyDiv w:val="1"/>
      <w:marLeft w:val="0"/>
      <w:marRight w:val="0"/>
      <w:marTop w:val="0"/>
      <w:marBottom w:val="0"/>
      <w:divBdr>
        <w:top w:val="none" w:sz="0" w:space="0" w:color="auto"/>
        <w:left w:val="none" w:sz="0" w:space="0" w:color="auto"/>
        <w:bottom w:val="none" w:sz="0" w:space="0" w:color="auto"/>
        <w:right w:val="none" w:sz="0" w:space="0" w:color="auto"/>
      </w:divBdr>
    </w:div>
    <w:div w:id="580799948">
      <w:bodyDiv w:val="1"/>
      <w:marLeft w:val="0"/>
      <w:marRight w:val="0"/>
      <w:marTop w:val="0"/>
      <w:marBottom w:val="0"/>
      <w:divBdr>
        <w:top w:val="none" w:sz="0" w:space="0" w:color="auto"/>
        <w:left w:val="none" w:sz="0" w:space="0" w:color="auto"/>
        <w:bottom w:val="none" w:sz="0" w:space="0" w:color="auto"/>
        <w:right w:val="none" w:sz="0" w:space="0" w:color="auto"/>
      </w:divBdr>
    </w:div>
    <w:div w:id="585071458">
      <w:bodyDiv w:val="1"/>
      <w:marLeft w:val="0"/>
      <w:marRight w:val="0"/>
      <w:marTop w:val="0"/>
      <w:marBottom w:val="0"/>
      <w:divBdr>
        <w:top w:val="none" w:sz="0" w:space="0" w:color="auto"/>
        <w:left w:val="none" w:sz="0" w:space="0" w:color="auto"/>
        <w:bottom w:val="none" w:sz="0" w:space="0" w:color="auto"/>
        <w:right w:val="none" w:sz="0" w:space="0" w:color="auto"/>
      </w:divBdr>
    </w:div>
    <w:div w:id="587233903">
      <w:bodyDiv w:val="1"/>
      <w:marLeft w:val="0"/>
      <w:marRight w:val="0"/>
      <w:marTop w:val="0"/>
      <w:marBottom w:val="0"/>
      <w:divBdr>
        <w:top w:val="none" w:sz="0" w:space="0" w:color="auto"/>
        <w:left w:val="none" w:sz="0" w:space="0" w:color="auto"/>
        <w:bottom w:val="none" w:sz="0" w:space="0" w:color="auto"/>
        <w:right w:val="none" w:sz="0" w:space="0" w:color="auto"/>
      </w:divBdr>
    </w:div>
    <w:div w:id="594634559">
      <w:bodyDiv w:val="1"/>
      <w:marLeft w:val="0"/>
      <w:marRight w:val="0"/>
      <w:marTop w:val="0"/>
      <w:marBottom w:val="0"/>
      <w:divBdr>
        <w:top w:val="none" w:sz="0" w:space="0" w:color="auto"/>
        <w:left w:val="none" w:sz="0" w:space="0" w:color="auto"/>
        <w:bottom w:val="none" w:sz="0" w:space="0" w:color="auto"/>
        <w:right w:val="none" w:sz="0" w:space="0" w:color="auto"/>
      </w:divBdr>
    </w:div>
    <w:div w:id="603028789">
      <w:bodyDiv w:val="1"/>
      <w:marLeft w:val="0"/>
      <w:marRight w:val="0"/>
      <w:marTop w:val="0"/>
      <w:marBottom w:val="0"/>
      <w:divBdr>
        <w:top w:val="none" w:sz="0" w:space="0" w:color="auto"/>
        <w:left w:val="none" w:sz="0" w:space="0" w:color="auto"/>
        <w:bottom w:val="none" w:sz="0" w:space="0" w:color="auto"/>
        <w:right w:val="none" w:sz="0" w:space="0" w:color="auto"/>
      </w:divBdr>
    </w:div>
    <w:div w:id="611940379">
      <w:bodyDiv w:val="1"/>
      <w:marLeft w:val="0"/>
      <w:marRight w:val="0"/>
      <w:marTop w:val="0"/>
      <w:marBottom w:val="0"/>
      <w:divBdr>
        <w:top w:val="none" w:sz="0" w:space="0" w:color="auto"/>
        <w:left w:val="none" w:sz="0" w:space="0" w:color="auto"/>
        <w:bottom w:val="none" w:sz="0" w:space="0" w:color="auto"/>
        <w:right w:val="none" w:sz="0" w:space="0" w:color="auto"/>
      </w:divBdr>
    </w:div>
    <w:div w:id="612716015">
      <w:bodyDiv w:val="1"/>
      <w:marLeft w:val="0"/>
      <w:marRight w:val="0"/>
      <w:marTop w:val="0"/>
      <w:marBottom w:val="0"/>
      <w:divBdr>
        <w:top w:val="none" w:sz="0" w:space="0" w:color="auto"/>
        <w:left w:val="none" w:sz="0" w:space="0" w:color="auto"/>
        <w:bottom w:val="none" w:sz="0" w:space="0" w:color="auto"/>
        <w:right w:val="none" w:sz="0" w:space="0" w:color="auto"/>
      </w:divBdr>
    </w:div>
    <w:div w:id="615869467">
      <w:bodyDiv w:val="1"/>
      <w:marLeft w:val="0"/>
      <w:marRight w:val="0"/>
      <w:marTop w:val="0"/>
      <w:marBottom w:val="0"/>
      <w:divBdr>
        <w:top w:val="none" w:sz="0" w:space="0" w:color="auto"/>
        <w:left w:val="none" w:sz="0" w:space="0" w:color="auto"/>
        <w:bottom w:val="none" w:sz="0" w:space="0" w:color="auto"/>
        <w:right w:val="none" w:sz="0" w:space="0" w:color="auto"/>
      </w:divBdr>
    </w:div>
    <w:div w:id="624699034">
      <w:bodyDiv w:val="1"/>
      <w:marLeft w:val="0"/>
      <w:marRight w:val="0"/>
      <w:marTop w:val="0"/>
      <w:marBottom w:val="0"/>
      <w:divBdr>
        <w:top w:val="none" w:sz="0" w:space="0" w:color="auto"/>
        <w:left w:val="none" w:sz="0" w:space="0" w:color="auto"/>
        <w:bottom w:val="none" w:sz="0" w:space="0" w:color="auto"/>
        <w:right w:val="none" w:sz="0" w:space="0" w:color="auto"/>
      </w:divBdr>
    </w:div>
    <w:div w:id="625086866">
      <w:bodyDiv w:val="1"/>
      <w:marLeft w:val="0"/>
      <w:marRight w:val="0"/>
      <w:marTop w:val="0"/>
      <w:marBottom w:val="0"/>
      <w:divBdr>
        <w:top w:val="none" w:sz="0" w:space="0" w:color="auto"/>
        <w:left w:val="none" w:sz="0" w:space="0" w:color="auto"/>
        <w:bottom w:val="none" w:sz="0" w:space="0" w:color="auto"/>
        <w:right w:val="none" w:sz="0" w:space="0" w:color="auto"/>
      </w:divBdr>
    </w:div>
    <w:div w:id="639193762">
      <w:bodyDiv w:val="1"/>
      <w:marLeft w:val="0"/>
      <w:marRight w:val="0"/>
      <w:marTop w:val="0"/>
      <w:marBottom w:val="0"/>
      <w:divBdr>
        <w:top w:val="none" w:sz="0" w:space="0" w:color="auto"/>
        <w:left w:val="none" w:sz="0" w:space="0" w:color="auto"/>
        <w:bottom w:val="none" w:sz="0" w:space="0" w:color="auto"/>
        <w:right w:val="none" w:sz="0" w:space="0" w:color="auto"/>
      </w:divBdr>
    </w:div>
    <w:div w:id="642387504">
      <w:bodyDiv w:val="1"/>
      <w:marLeft w:val="0"/>
      <w:marRight w:val="0"/>
      <w:marTop w:val="0"/>
      <w:marBottom w:val="0"/>
      <w:divBdr>
        <w:top w:val="none" w:sz="0" w:space="0" w:color="auto"/>
        <w:left w:val="none" w:sz="0" w:space="0" w:color="auto"/>
        <w:bottom w:val="none" w:sz="0" w:space="0" w:color="auto"/>
        <w:right w:val="none" w:sz="0" w:space="0" w:color="auto"/>
      </w:divBdr>
    </w:div>
    <w:div w:id="650720420">
      <w:bodyDiv w:val="1"/>
      <w:marLeft w:val="0"/>
      <w:marRight w:val="0"/>
      <w:marTop w:val="0"/>
      <w:marBottom w:val="0"/>
      <w:divBdr>
        <w:top w:val="none" w:sz="0" w:space="0" w:color="auto"/>
        <w:left w:val="none" w:sz="0" w:space="0" w:color="auto"/>
        <w:bottom w:val="none" w:sz="0" w:space="0" w:color="auto"/>
        <w:right w:val="none" w:sz="0" w:space="0" w:color="auto"/>
      </w:divBdr>
    </w:div>
    <w:div w:id="656690332">
      <w:bodyDiv w:val="1"/>
      <w:marLeft w:val="0"/>
      <w:marRight w:val="0"/>
      <w:marTop w:val="0"/>
      <w:marBottom w:val="0"/>
      <w:divBdr>
        <w:top w:val="none" w:sz="0" w:space="0" w:color="auto"/>
        <w:left w:val="none" w:sz="0" w:space="0" w:color="auto"/>
        <w:bottom w:val="none" w:sz="0" w:space="0" w:color="auto"/>
        <w:right w:val="none" w:sz="0" w:space="0" w:color="auto"/>
      </w:divBdr>
    </w:div>
    <w:div w:id="663899476">
      <w:bodyDiv w:val="1"/>
      <w:marLeft w:val="0"/>
      <w:marRight w:val="0"/>
      <w:marTop w:val="0"/>
      <w:marBottom w:val="0"/>
      <w:divBdr>
        <w:top w:val="none" w:sz="0" w:space="0" w:color="auto"/>
        <w:left w:val="none" w:sz="0" w:space="0" w:color="auto"/>
        <w:bottom w:val="none" w:sz="0" w:space="0" w:color="auto"/>
        <w:right w:val="none" w:sz="0" w:space="0" w:color="auto"/>
      </w:divBdr>
    </w:div>
    <w:div w:id="665866563">
      <w:bodyDiv w:val="1"/>
      <w:marLeft w:val="0"/>
      <w:marRight w:val="0"/>
      <w:marTop w:val="0"/>
      <w:marBottom w:val="0"/>
      <w:divBdr>
        <w:top w:val="none" w:sz="0" w:space="0" w:color="auto"/>
        <w:left w:val="none" w:sz="0" w:space="0" w:color="auto"/>
        <w:bottom w:val="none" w:sz="0" w:space="0" w:color="auto"/>
        <w:right w:val="none" w:sz="0" w:space="0" w:color="auto"/>
      </w:divBdr>
    </w:div>
    <w:div w:id="667638802">
      <w:bodyDiv w:val="1"/>
      <w:marLeft w:val="0"/>
      <w:marRight w:val="0"/>
      <w:marTop w:val="0"/>
      <w:marBottom w:val="0"/>
      <w:divBdr>
        <w:top w:val="none" w:sz="0" w:space="0" w:color="auto"/>
        <w:left w:val="none" w:sz="0" w:space="0" w:color="auto"/>
        <w:bottom w:val="none" w:sz="0" w:space="0" w:color="auto"/>
        <w:right w:val="none" w:sz="0" w:space="0" w:color="auto"/>
      </w:divBdr>
    </w:div>
    <w:div w:id="677465493">
      <w:bodyDiv w:val="1"/>
      <w:marLeft w:val="0"/>
      <w:marRight w:val="0"/>
      <w:marTop w:val="0"/>
      <w:marBottom w:val="0"/>
      <w:divBdr>
        <w:top w:val="none" w:sz="0" w:space="0" w:color="auto"/>
        <w:left w:val="none" w:sz="0" w:space="0" w:color="auto"/>
        <w:bottom w:val="none" w:sz="0" w:space="0" w:color="auto"/>
        <w:right w:val="none" w:sz="0" w:space="0" w:color="auto"/>
      </w:divBdr>
    </w:div>
    <w:div w:id="678310840">
      <w:bodyDiv w:val="1"/>
      <w:marLeft w:val="0"/>
      <w:marRight w:val="0"/>
      <w:marTop w:val="0"/>
      <w:marBottom w:val="0"/>
      <w:divBdr>
        <w:top w:val="none" w:sz="0" w:space="0" w:color="auto"/>
        <w:left w:val="none" w:sz="0" w:space="0" w:color="auto"/>
        <w:bottom w:val="none" w:sz="0" w:space="0" w:color="auto"/>
        <w:right w:val="none" w:sz="0" w:space="0" w:color="auto"/>
      </w:divBdr>
    </w:div>
    <w:div w:id="687022460">
      <w:bodyDiv w:val="1"/>
      <w:marLeft w:val="0"/>
      <w:marRight w:val="0"/>
      <w:marTop w:val="0"/>
      <w:marBottom w:val="0"/>
      <w:divBdr>
        <w:top w:val="none" w:sz="0" w:space="0" w:color="auto"/>
        <w:left w:val="none" w:sz="0" w:space="0" w:color="auto"/>
        <w:bottom w:val="none" w:sz="0" w:space="0" w:color="auto"/>
        <w:right w:val="none" w:sz="0" w:space="0" w:color="auto"/>
      </w:divBdr>
    </w:div>
    <w:div w:id="692414494">
      <w:bodyDiv w:val="1"/>
      <w:marLeft w:val="0"/>
      <w:marRight w:val="0"/>
      <w:marTop w:val="0"/>
      <w:marBottom w:val="0"/>
      <w:divBdr>
        <w:top w:val="none" w:sz="0" w:space="0" w:color="auto"/>
        <w:left w:val="none" w:sz="0" w:space="0" w:color="auto"/>
        <w:bottom w:val="none" w:sz="0" w:space="0" w:color="auto"/>
        <w:right w:val="none" w:sz="0" w:space="0" w:color="auto"/>
      </w:divBdr>
    </w:div>
    <w:div w:id="699009321">
      <w:bodyDiv w:val="1"/>
      <w:marLeft w:val="0"/>
      <w:marRight w:val="0"/>
      <w:marTop w:val="0"/>
      <w:marBottom w:val="0"/>
      <w:divBdr>
        <w:top w:val="none" w:sz="0" w:space="0" w:color="auto"/>
        <w:left w:val="none" w:sz="0" w:space="0" w:color="auto"/>
        <w:bottom w:val="none" w:sz="0" w:space="0" w:color="auto"/>
        <w:right w:val="none" w:sz="0" w:space="0" w:color="auto"/>
      </w:divBdr>
    </w:div>
    <w:div w:id="724451092">
      <w:bodyDiv w:val="1"/>
      <w:marLeft w:val="0"/>
      <w:marRight w:val="0"/>
      <w:marTop w:val="0"/>
      <w:marBottom w:val="0"/>
      <w:divBdr>
        <w:top w:val="none" w:sz="0" w:space="0" w:color="auto"/>
        <w:left w:val="none" w:sz="0" w:space="0" w:color="auto"/>
        <w:bottom w:val="none" w:sz="0" w:space="0" w:color="auto"/>
        <w:right w:val="none" w:sz="0" w:space="0" w:color="auto"/>
      </w:divBdr>
    </w:div>
    <w:div w:id="729033264">
      <w:bodyDiv w:val="1"/>
      <w:marLeft w:val="0"/>
      <w:marRight w:val="0"/>
      <w:marTop w:val="0"/>
      <w:marBottom w:val="0"/>
      <w:divBdr>
        <w:top w:val="none" w:sz="0" w:space="0" w:color="auto"/>
        <w:left w:val="none" w:sz="0" w:space="0" w:color="auto"/>
        <w:bottom w:val="none" w:sz="0" w:space="0" w:color="auto"/>
        <w:right w:val="none" w:sz="0" w:space="0" w:color="auto"/>
      </w:divBdr>
    </w:div>
    <w:div w:id="730496210">
      <w:bodyDiv w:val="1"/>
      <w:marLeft w:val="0"/>
      <w:marRight w:val="0"/>
      <w:marTop w:val="0"/>
      <w:marBottom w:val="0"/>
      <w:divBdr>
        <w:top w:val="none" w:sz="0" w:space="0" w:color="auto"/>
        <w:left w:val="none" w:sz="0" w:space="0" w:color="auto"/>
        <w:bottom w:val="none" w:sz="0" w:space="0" w:color="auto"/>
        <w:right w:val="none" w:sz="0" w:space="0" w:color="auto"/>
      </w:divBdr>
    </w:div>
    <w:div w:id="733426862">
      <w:bodyDiv w:val="1"/>
      <w:marLeft w:val="0"/>
      <w:marRight w:val="0"/>
      <w:marTop w:val="0"/>
      <w:marBottom w:val="0"/>
      <w:divBdr>
        <w:top w:val="none" w:sz="0" w:space="0" w:color="auto"/>
        <w:left w:val="none" w:sz="0" w:space="0" w:color="auto"/>
        <w:bottom w:val="none" w:sz="0" w:space="0" w:color="auto"/>
        <w:right w:val="none" w:sz="0" w:space="0" w:color="auto"/>
      </w:divBdr>
    </w:div>
    <w:div w:id="755830513">
      <w:bodyDiv w:val="1"/>
      <w:marLeft w:val="0"/>
      <w:marRight w:val="0"/>
      <w:marTop w:val="0"/>
      <w:marBottom w:val="0"/>
      <w:divBdr>
        <w:top w:val="none" w:sz="0" w:space="0" w:color="auto"/>
        <w:left w:val="none" w:sz="0" w:space="0" w:color="auto"/>
        <w:bottom w:val="none" w:sz="0" w:space="0" w:color="auto"/>
        <w:right w:val="none" w:sz="0" w:space="0" w:color="auto"/>
      </w:divBdr>
    </w:div>
    <w:div w:id="758328423">
      <w:bodyDiv w:val="1"/>
      <w:marLeft w:val="0"/>
      <w:marRight w:val="0"/>
      <w:marTop w:val="0"/>
      <w:marBottom w:val="0"/>
      <w:divBdr>
        <w:top w:val="none" w:sz="0" w:space="0" w:color="auto"/>
        <w:left w:val="none" w:sz="0" w:space="0" w:color="auto"/>
        <w:bottom w:val="none" w:sz="0" w:space="0" w:color="auto"/>
        <w:right w:val="none" w:sz="0" w:space="0" w:color="auto"/>
      </w:divBdr>
    </w:div>
    <w:div w:id="797649676">
      <w:bodyDiv w:val="1"/>
      <w:marLeft w:val="0"/>
      <w:marRight w:val="0"/>
      <w:marTop w:val="0"/>
      <w:marBottom w:val="0"/>
      <w:divBdr>
        <w:top w:val="none" w:sz="0" w:space="0" w:color="auto"/>
        <w:left w:val="none" w:sz="0" w:space="0" w:color="auto"/>
        <w:bottom w:val="none" w:sz="0" w:space="0" w:color="auto"/>
        <w:right w:val="none" w:sz="0" w:space="0" w:color="auto"/>
      </w:divBdr>
    </w:div>
    <w:div w:id="804349151">
      <w:bodyDiv w:val="1"/>
      <w:marLeft w:val="0"/>
      <w:marRight w:val="0"/>
      <w:marTop w:val="0"/>
      <w:marBottom w:val="0"/>
      <w:divBdr>
        <w:top w:val="none" w:sz="0" w:space="0" w:color="auto"/>
        <w:left w:val="none" w:sz="0" w:space="0" w:color="auto"/>
        <w:bottom w:val="none" w:sz="0" w:space="0" w:color="auto"/>
        <w:right w:val="none" w:sz="0" w:space="0" w:color="auto"/>
      </w:divBdr>
    </w:div>
    <w:div w:id="806699698">
      <w:bodyDiv w:val="1"/>
      <w:marLeft w:val="0"/>
      <w:marRight w:val="0"/>
      <w:marTop w:val="0"/>
      <w:marBottom w:val="0"/>
      <w:divBdr>
        <w:top w:val="none" w:sz="0" w:space="0" w:color="auto"/>
        <w:left w:val="none" w:sz="0" w:space="0" w:color="auto"/>
        <w:bottom w:val="none" w:sz="0" w:space="0" w:color="auto"/>
        <w:right w:val="none" w:sz="0" w:space="0" w:color="auto"/>
      </w:divBdr>
    </w:div>
    <w:div w:id="809131385">
      <w:bodyDiv w:val="1"/>
      <w:marLeft w:val="0"/>
      <w:marRight w:val="0"/>
      <w:marTop w:val="0"/>
      <w:marBottom w:val="0"/>
      <w:divBdr>
        <w:top w:val="none" w:sz="0" w:space="0" w:color="auto"/>
        <w:left w:val="none" w:sz="0" w:space="0" w:color="auto"/>
        <w:bottom w:val="none" w:sz="0" w:space="0" w:color="auto"/>
        <w:right w:val="none" w:sz="0" w:space="0" w:color="auto"/>
      </w:divBdr>
    </w:div>
    <w:div w:id="825785728">
      <w:bodyDiv w:val="1"/>
      <w:marLeft w:val="0"/>
      <w:marRight w:val="0"/>
      <w:marTop w:val="0"/>
      <w:marBottom w:val="0"/>
      <w:divBdr>
        <w:top w:val="none" w:sz="0" w:space="0" w:color="auto"/>
        <w:left w:val="none" w:sz="0" w:space="0" w:color="auto"/>
        <w:bottom w:val="none" w:sz="0" w:space="0" w:color="auto"/>
        <w:right w:val="none" w:sz="0" w:space="0" w:color="auto"/>
      </w:divBdr>
    </w:div>
    <w:div w:id="826629586">
      <w:bodyDiv w:val="1"/>
      <w:marLeft w:val="0"/>
      <w:marRight w:val="0"/>
      <w:marTop w:val="0"/>
      <w:marBottom w:val="0"/>
      <w:divBdr>
        <w:top w:val="none" w:sz="0" w:space="0" w:color="auto"/>
        <w:left w:val="none" w:sz="0" w:space="0" w:color="auto"/>
        <w:bottom w:val="none" w:sz="0" w:space="0" w:color="auto"/>
        <w:right w:val="none" w:sz="0" w:space="0" w:color="auto"/>
      </w:divBdr>
    </w:div>
    <w:div w:id="843593849">
      <w:bodyDiv w:val="1"/>
      <w:marLeft w:val="0"/>
      <w:marRight w:val="0"/>
      <w:marTop w:val="0"/>
      <w:marBottom w:val="0"/>
      <w:divBdr>
        <w:top w:val="none" w:sz="0" w:space="0" w:color="auto"/>
        <w:left w:val="none" w:sz="0" w:space="0" w:color="auto"/>
        <w:bottom w:val="none" w:sz="0" w:space="0" w:color="auto"/>
        <w:right w:val="none" w:sz="0" w:space="0" w:color="auto"/>
      </w:divBdr>
    </w:div>
    <w:div w:id="845169290">
      <w:bodyDiv w:val="1"/>
      <w:marLeft w:val="0"/>
      <w:marRight w:val="0"/>
      <w:marTop w:val="0"/>
      <w:marBottom w:val="0"/>
      <w:divBdr>
        <w:top w:val="none" w:sz="0" w:space="0" w:color="auto"/>
        <w:left w:val="none" w:sz="0" w:space="0" w:color="auto"/>
        <w:bottom w:val="none" w:sz="0" w:space="0" w:color="auto"/>
        <w:right w:val="none" w:sz="0" w:space="0" w:color="auto"/>
      </w:divBdr>
    </w:div>
    <w:div w:id="883953774">
      <w:bodyDiv w:val="1"/>
      <w:marLeft w:val="0"/>
      <w:marRight w:val="0"/>
      <w:marTop w:val="0"/>
      <w:marBottom w:val="0"/>
      <w:divBdr>
        <w:top w:val="none" w:sz="0" w:space="0" w:color="auto"/>
        <w:left w:val="none" w:sz="0" w:space="0" w:color="auto"/>
        <w:bottom w:val="none" w:sz="0" w:space="0" w:color="auto"/>
        <w:right w:val="none" w:sz="0" w:space="0" w:color="auto"/>
      </w:divBdr>
    </w:div>
    <w:div w:id="892693701">
      <w:bodyDiv w:val="1"/>
      <w:marLeft w:val="0"/>
      <w:marRight w:val="0"/>
      <w:marTop w:val="0"/>
      <w:marBottom w:val="0"/>
      <w:divBdr>
        <w:top w:val="none" w:sz="0" w:space="0" w:color="auto"/>
        <w:left w:val="none" w:sz="0" w:space="0" w:color="auto"/>
        <w:bottom w:val="none" w:sz="0" w:space="0" w:color="auto"/>
        <w:right w:val="none" w:sz="0" w:space="0" w:color="auto"/>
      </w:divBdr>
    </w:div>
    <w:div w:id="896210504">
      <w:bodyDiv w:val="1"/>
      <w:marLeft w:val="0"/>
      <w:marRight w:val="0"/>
      <w:marTop w:val="0"/>
      <w:marBottom w:val="0"/>
      <w:divBdr>
        <w:top w:val="none" w:sz="0" w:space="0" w:color="auto"/>
        <w:left w:val="none" w:sz="0" w:space="0" w:color="auto"/>
        <w:bottom w:val="none" w:sz="0" w:space="0" w:color="auto"/>
        <w:right w:val="none" w:sz="0" w:space="0" w:color="auto"/>
      </w:divBdr>
    </w:div>
    <w:div w:id="898902617">
      <w:bodyDiv w:val="1"/>
      <w:marLeft w:val="0"/>
      <w:marRight w:val="0"/>
      <w:marTop w:val="0"/>
      <w:marBottom w:val="0"/>
      <w:divBdr>
        <w:top w:val="none" w:sz="0" w:space="0" w:color="auto"/>
        <w:left w:val="none" w:sz="0" w:space="0" w:color="auto"/>
        <w:bottom w:val="none" w:sz="0" w:space="0" w:color="auto"/>
        <w:right w:val="none" w:sz="0" w:space="0" w:color="auto"/>
      </w:divBdr>
    </w:div>
    <w:div w:id="899443321">
      <w:bodyDiv w:val="1"/>
      <w:marLeft w:val="0"/>
      <w:marRight w:val="0"/>
      <w:marTop w:val="0"/>
      <w:marBottom w:val="0"/>
      <w:divBdr>
        <w:top w:val="none" w:sz="0" w:space="0" w:color="auto"/>
        <w:left w:val="none" w:sz="0" w:space="0" w:color="auto"/>
        <w:bottom w:val="none" w:sz="0" w:space="0" w:color="auto"/>
        <w:right w:val="none" w:sz="0" w:space="0" w:color="auto"/>
      </w:divBdr>
    </w:div>
    <w:div w:id="900484660">
      <w:bodyDiv w:val="1"/>
      <w:marLeft w:val="0"/>
      <w:marRight w:val="0"/>
      <w:marTop w:val="0"/>
      <w:marBottom w:val="0"/>
      <w:divBdr>
        <w:top w:val="none" w:sz="0" w:space="0" w:color="auto"/>
        <w:left w:val="none" w:sz="0" w:space="0" w:color="auto"/>
        <w:bottom w:val="none" w:sz="0" w:space="0" w:color="auto"/>
        <w:right w:val="none" w:sz="0" w:space="0" w:color="auto"/>
      </w:divBdr>
    </w:div>
    <w:div w:id="908618756">
      <w:bodyDiv w:val="1"/>
      <w:marLeft w:val="0"/>
      <w:marRight w:val="0"/>
      <w:marTop w:val="0"/>
      <w:marBottom w:val="0"/>
      <w:divBdr>
        <w:top w:val="none" w:sz="0" w:space="0" w:color="auto"/>
        <w:left w:val="none" w:sz="0" w:space="0" w:color="auto"/>
        <w:bottom w:val="none" w:sz="0" w:space="0" w:color="auto"/>
        <w:right w:val="none" w:sz="0" w:space="0" w:color="auto"/>
      </w:divBdr>
    </w:div>
    <w:div w:id="917860689">
      <w:bodyDiv w:val="1"/>
      <w:marLeft w:val="0"/>
      <w:marRight w:val="0"/>
      <w:marTop w:val="0"/>
      <w:marBottom w:val="0"/>
      <w:divBdr>
        <w:top w:val="none" w:sz="0" w:space="0" w:color="auto"/>
        <w:left w:val="none" w:sz="0" w:space="0" w:color="auto"/>
        <w:bottom w:val="none" w:sz="0" w:space="0" w:color="auto"/>
        <w:right w:val="none" w:sz="0" w:space="0" w:color="auto"/>
      </w:divBdr>
    </w:div>
    <w:div w:id="925462925">
      <w:bodyDiv w:val="1"/>
      <w:marLeft w:val="0"/>
      <w:marRight w:val="0"/>
      <w:marTop w:val="0"/>
      <w:marBottom w:val="0"/>
      <w:divBdr>
        <w:top w:val="none" w:sz="0" w:space="0" w:color="auto"/>
        <w:left w:val="none" w:sz="0" w:space="0" w:color="auto"/>
        <w:bottom w:val="none" w:sz="0" w:space="0" w:color="auto"/>
        <w:right w:val="none" w:sz="0" w:space="0" w:color="auto"/>
      </w:divBdr>
    </w:div>
    <w:div w:id="940529684">
      <w:bodyDiv w:val="1"/>
      <w:marLeft w:val="0"/>
      <w:marRight w:val="0"/>
      <w:marTop w:val="0"/>
      <w:marBottom w:val="0"/>
      <w:divBdr>
        <w:top w:val="none" w:sz="0" w:space="0" w:color="auto"/>
        <w:left w:val="none" w:sz="0" w:space="0" w:color="auto"/>
        <w:bottom w:val="none" w:sz="0" w:space="0" w:color="auto"/>
        <w:right w:val="none" w:sz="0" w:space="0" w:color="auto"/>
      </w:divBdr>
    </w:div>
    <w:div w:id="941301905">
      <w:bodyDiv w:val="1"/>
      <w:marLeft w:val="0"/>
      <w:marRight w:val="0"/>
      <w:marTop w:val="0"/>
      <w:marBottom w:val="0"/>
      <w:divBdr>
        <w:top w:val="none" w:sz="0" w:space="0" w:color="auto"/>
        <w:left w:val="none" w:sz="0" w:space="0" w:color="auto"/>
        <w:bottom w:val="none" w:sz="0" w:space="0" w:color="auto"/>
        <w:right w:val="none" w:sz="0" w:space="0" w:color="auto"/>
      </w:divBdr>
    </w:div>
    <w:div w:id="955915978">
      <w:bodyDiv w:val="1"/>
      <w:marLeft w:val="0"/>
      <w:marRight w:val="0"/>
      <w:marTop w:val="0"/>
      <w:marBottom w:val="0"/>
      <w:divBdr>
        <w:top w:val="none" w:sz="0" w:space="0" w:color="auto"/>
        <w:left w:val="none" w:sz="0" w:space="0" w:color="auto"/>
        <w:bottom w:val="none" w:sz="0" w:space="0" w:color="auto"/>
        <w:right w:val="none" w:sz="0" w:space="0" w:color="auto"/>
      </w:divBdr>
    </w:div>
    <w:div w:id="964238017">
      <w:bodyDiv w:val="1"/>
      <w:marLeft w:val="0"/>
      <w:marRight w:val="0"/>
      <w:marTop w:val="0"/>
      <w:marBottom w:val="0"/>
      <w:divBdr>
        <w:top w:val="none" w:sz="0" w:space="0" w:color="auto"/>
        <w:left w:val="none" w:sz="0" w:space="0" w:color="auto"/>
        <w:bottom w:val="none" w:sz="0" w:space="0" w:color="auto"/>
        <w:right w:val="none" w:sz="0" w:space="0" w:color="auto"/>
      </w:divBdr>
    </w:div>
    <w:div w:id="965044497">
      <w:bodyDiv w:val="1"/>
      <w:marLeft w:val="0"/>
      <w:marRight w:val="0"/>
      <w:marTop w:val="0"/>
      <w:marBottom w:val="0"/>
      <w:divBdr>
        <w:top w:val="none" w:sz="0" w:space="0" w:color="auto"/>
        <w:left w:val="none" w:sz="0" w:space="0" w:color="auto"/>
        <w:bottom w:val="none" w:sz="0" w:space="0" w:color="auto"/>
        <w:right w:val="none" w:sz="0" w:space="0" w:color="auto"/>
      </w:divBdr>
    </w:div>
    <w:div w:id="980041893">
      <w:bodyDiv w:val="1"/>
      <w:marLeft w:val="0"/>
      <w:marRight w:val="0"/>
      <w:marTop w:val="0"/>
      <w:marBottom w:val="0"/>
      <w:divBdr>
        <w:top w:val="none" w:sz="0" w:space="0" w:color="auto"/>
        <w:left w:val="none" w:sz="0" w:space="0" w:color="auto"/>
        <w:bottom w:val="none" w:sz="0" w:space="0" w:color="auto"/>
        <w:right w:val="none" w:sz="0" w:space="0" w:color="auto"/>
      </w:divBdr>
    </w:div>
    <w:div w:id="985167754">
      <w:bodyDiv w:val="1"/>
      <w:marLeft w:val="0"/>
      <w:marRight w:val="0"/>
      <w:marTop w:val="0"/>
      <w:marBottom w:val="0"/>
      <w:divBdr>
        <w:top w:val="none" w:sz="0" w:space="0" w:color="auto"/>
        <w:left w:val="none" w:sz="0" w:space="0" w:color="auto"/>
        <w:bottom w:val="none" w:sz="0" w:space="0" w:color="auto"/>
        <w:right w:val="none" w:sz="0" w:space="0" w:color="auto"/>
      </w:divBdr>
    </w:div>
    <w:div w:id="989019922">
      <w:bodyDiv w:val="1"/>
      <w:marLeft w:val="0"/>
      <w:marRight w:val="0"/>
      <w:marTop w:val="0"/>
      <w:marBottom w:val="0"/>
      <w:divBdr>
        <w:top w:val="none" w:sz="0" w:space="0" w:color="auto"/>
        <w:left w:val="none" w:sz="0" w:space="0" w:color="auto"/>
        <w:bottom w:val="none" w:sz="0" w:space="0" w:color="auto"/>
        <w:right w:val="none" w:sz="0" w:space="0" w:color="auto"/>
      </w:divBdr>
    </w:div>
    <w:div w:id="995840251">
      <w:bodyDiv w:val="1"/>
      <w:marLeft w:val="0"/>
      <w:marRight w:val="0"/>
      <w:marTop w:val="0"/>
      <w:marBottom w:val="0"/>
      <w:divBdr>
        <w:top w:val="none" w:sz="0" w:space="0" w:color="auto"/>
        <w:left w:val="none" w:sz="0" w:space="0" w:color="auto"/>
        <w:bottom w:val="none" w:sz="0" w:space="0" w:color="auto"/>
        <w:right w:val="none" w:sz="0" w:space="0" w:color="auto"/>
      </w:divBdr>
    </w:div>
    <w:div w:id="998193023">
      <w:bodyDiv w:val="1"/>
      <w:marLeft w:val="0"/>
      <w:marRight w:val="0"/>
      <w:marTop w:val="0"/>
      <w:marBottom w:val="0"/>
      <w:divBdr>
        <w:top w:val="none" w:sz="0" w:space="0" w:color="auto"/>
        <w:left w:val="none" w:sz="0" w:space="0" w:color="auto"/>
        <w:bottom w:val="none" w:sz="0" w:space="0" w:color="auto"/>
        <w:right w:val="none" w:sz="0" w:space="0" w:color="auto"/>
      </w:divBdr>
    </w:div>
    <w:div w:id="1027758346">
      <w:bodyDiv w:val="1"/>
      <w:marLeft w:val="0"/>
      <w:marRight w:val="0"/>
      <w:marTop w:val="0"/>
      <w:marBottom w:val="0"/>
      <w:divBdr>
        <w:top w:val="none" w:sz="0" w:space="0" w:color="auto"/>
        <w:left w:val="none" w:sz="0" w:space="0" w:color="auto"/>
        <w:bottom w:val="none" w:sz="0" w:space="0" w:color="auto"/>
        <w:right w:val="none" w:sz="0" w:space="0" w:color="auto"/>
      </w:divBdr>
    </w:div>
    <w:div w:id="1028065538">
      <w:bodyDiv w:val="1"/>
      <w:marLeft w:val="0"/>
      <w:marRight w:val="0"/>
      <w:marTop w:val="0"/>
      <w:marBottom w:val="0"/>
      <w:divBdr>
        <w:top w:val="none" w:sz="0" w:space="0" w:color="auto"/>
        <w:left w:val="none" w:sz="0" w:space="0" w:color="auto"/>
        <w:bottom w:val="none" w:sz="0" w:space="0" w:color="auto"/>
        <w:right w:val="none" w:sz="0" w:space="0" w:color="auto"/>
      </w:divBdr>
    </w:div>
    <w:div w:id="1044452925">
      <w:bodyDiv w:val="1"/>
      <w:marLeft w:val="0"/>
      <w:marRight w:val="0"/>
      <w:marTop w:val="0"/>
      <w:marBottom w:val="0"/>
      <w:divBdr>
        <w:top w:val="none" w:sz="0" w:space="0" w:color="auto"/>
        <w:left w:val="none" w:sz="0" w:space="0" w:color="auto"/>
        <w:bottom w:val="none" w:sz="0" w:space="0" w:color="auto"/>
        <w:right w:val="none" w:sz="0" w:space="0" w:color="auto"/>
      </w:divBdr>
    </w:div>
    <w:div w:id="1054160115">
      <w:bodyDiv w:val="1"/>
      <w:marLeft w:val="0"/>
      <w:marRight w:val="0"/>
      <w:marTop w:val="0"/>
      <w:marBottom w:val="0"/>
      <w:divBdr>
        <w:top w:val="none" w:sz="0" w:space="0" w:color="auto"/>
        <w:left w:val="none" w:sz="0" w:space="0" w:color="auto"/>
        <w:bottom w:val="none" w:sz="0" w:space="0" w:color="auto"/>
        <w:right w:val="none" w:sz="0" w:space="0" w:color="auto"/>
      </w:divBdr>
    </w:div>
    <w:div w:id="1080713347">
      <w:bodyDiv w:val="1"/>
      <w:marLeft w:val="0"/>
      <w:marRight w:val="0"/>
      <w:marTop w:val="0"/>
      <w:marBottom w:val="0"/>
      <w:divBdr>
        <w:top w:val="none" w:sz="0" w:space="0" w:color="auto"/>
        <w:left w:val="none" w:sz="0" w:space="0" w:color="auto"/>
        <w:bottom w:val="none" w:sz="0" w:space="0" w:color="auto"/>
        <w:right w:val="none" w:sz="0" w:space="0" w:color="auto"/>
      </w:divBdr>
    </w:div>
    <w:div w:id="1092093065">
      <w:bodyDiv w:val="1"/>
      <w:marLeft w:val="0"/>
      <w:marRight w:val="0"/>
      <w:marTop w:val="0"/>
      <w:marBottom w:val="0"/>
      <w:divBdr>
        <w:top w:val="none" w:sz="0" w:space="0" w:color="auto"/>
        <w:left w:val="none" w:sz="0" w:space="0" w:color="auto"/>
        <w:bottom w:val="none" w:sz="0" w:space="0" w:color="auto"/>
        <w:right w:val="none" w:sz="0" w:space="0" w:color="auto"/>
      </w:divBdr>
    </w:div>
    <w:div w:id="1096942285">
      <w:bodyDiv w:val="1"/>
      <w:marLeft w:val="0"/>
      <w:marRight w:val="0"/>
      <w:marTop w:val="0"/>
      <w:marBottom w:val="0"/>
      <w:divBdr>
        <w:top w:val="none" w:sz="0" w:space="0" w:color="auto"/>
        <w:left w:val="none" w:sz="0" w:space="0" w:color="auto"/>
        <w:bottom w:val="none" w:sz="0" w:space="0" w:color="auto"/>
        <w:right w:val="none" w:sz="0" w:space="0" w:color="auto"/>
      </w:divBdr>
    </w:div>
    <w:div w:id="1102530181">
      <w:bodyDiv w:val="1"/>
      <w:marLeft w:val="0"/>
      <w:marRight w:val="0"/>
      <w:marTop w:val="0"/>
      <w:marBottom w:val="0"/>
      <w:divBdr>
        <w:top w:val="none" w:sz="0" w:space="0" w:color="auto"/>
        <w:left w:val="none" w:sz="0" w:space="0" w:color="auto"/>
        <w:bottom w:val="none" w:sz="0" w:space="0" w:color="auto"/>
        <w:right w:val="none" w:sz="0" w:space="0" w:color="auto"/>
      </w:divBdr>
    </w:div>
    <w:div w:id="1109394461">
      <w:bodyDiv w:val="1"/>
      <w:marLeft w:val="0"/>
      <w:marRight w:val="0"/>
      <w:marTop w:val="0"/>
      <w:marBottom w:val="0"/>
      <w:divBdr>
        <w:top w:val="none" w:sz="0" w:space="0" w:color="auto"/>
        <w:left w:val="none" w:sz="0" w:space="0" w:color="auto"/>
        <w:bottom w:val="none" w:sz="0" w:space="0" w:color="auto"/>
        <w:right w:val="none" w:sz="0" w:space="0" w:color="auto"/>
      </w:divBdr>
    </w:div>
    <w:div w:id="1116561271">
      <w:bodyDiv w:val="1"/>
      <w:marLeft w:val="0"/>
      <w:marRight w:val="0"/>
      <w:marTop w:val="0"/>
      <w:marBottom w:val="0"/>
      <w:divBdr>
        <w:top w:val="none" w:sz="0" w:space="0" w:color="auto"/>
        <w:left w:val="none" w:sz="0" w:space="0" w:color="auto"/>
        <w:bottom w:val="none" w:sz="0" w:space="0" w:color="auto"/>
        <w:right w:val="none" w:sz="0" w:space="0" w:color="auto"/>
      </w:divBdr>
    </w:div>
    <w:div w:id="1119108431">
      <w:bodyDiv w:val="1"/>
      <w:marLeft w:val="0"/>
      <w:marRight w:val="0"/>
      <w:marTop w:val="0"/>
      <w:marBottom w:val="0"/>
      <w:divBdr>
        <w:top w:val="none" w:sz="0" w:space="0" w:color="auto"/>
        <w:left w:val="none" w:sz="0" w:space="0" w:color="auto"/>
        <w:bottom w:val="none" w:sz="0" w:space="0" w:color="auto"/>
        <w:right w:val="none" w:sz="0" w:space="0" w:color="auto"/>
      </w:divBdr>
    </w:div>
    <w:div w:id="1139878845">
      <w:bodyDiv w:val="1"/>
      <w:marLeft w:val="0"/>
      <w:marRight w:val="0"/>
      <w:marTop w:val="0"/>
      <w:marBottom w:val="0"/>
      <w:divBdr>
        <w:top w:val="none" w:sz="0" w:space="0" w:color="auto"/>
        <w:left w:val="none" w:sz="0" w:space="0" w:color="auto"/>
        <w:bottom w:val="none" w:sz="0" w:space="0" w:color="auto"/>
        <w:right w:val="none" w:sz="0" w:space="0" w:color="auto"/>
      </w:divBdr>
    </w:div>
    <w:div w:id="1159618638">
      <w:bodyDiv w:val="1"/>
      <w:marLeft w:val="0"/>
      <w:marRight w:val="0"/>
      <w:marTop w:val="0"/>
      <w:marBottom w:val="0"/>
      <w:divBdr>
        <w:top w:val="none" w:sz="0" w:space="0" w:color="auto"/>
        <w:left w:val="none" w:sz="0" w:space="0" w:color="auto"/>
        <w:bottom w:val="none" w:sz="0" w:space="0" w:color="auto"/>
        <w:right w:val="none" w:sz="0" w:space="0" w:color="auto"/>
      </w:divBdr>
    </w:div>
    <w:div w:id="1169641758">
      <w:bodyDiv w:val="1"/>
      <w:marLeft w:val="0"/>
      <w:marRight w:val="0"/>
      <w:marTop w:val="0"/>
      <w:marBottom w:val="0"/>
      <w:divBdr>
        <w:top w:val="none" w:sz="0" w:space="0" w:color="auto"/>
        <w:left w:val="none" w:sz="0" w:space="0" w:color="auto"/>
        <w:bottom w:val="none" w:sz="0" w:space="0" w:color="auto"/>
        <w:right w:val="none" w:sz="0" w:space="0" w:color="auto"/>
      </w:divBdr>
    </w:div>
    <w:div w:id="1170099625">
      <w:bodyDiv w:val="1"/>
      <w:marLeft w:val="0"/>
      <w:marRight w:val="0"/>
      <w:marTop w:val="0"/>
      <w:marBottom w:val="0"/>
      <w:divBdr>
        <w:top w:val="none" w:sz="0" w:space="0" w:color="auto"/>
        <w:left w:val="none" w:sz="0" w:space="0" w:color="auto"/>
        <w:bottom w:val="none" w:sz="0" w:space="0" w:color="auto"/>
        <w:right w:val="none" w:sz="0" w:space="0" w:color="auto"/>
      </w:divBdr>
    </w:div>
    <w:div w:id="1190604202">
      <w:bodyDiv w:val="1"/>
      <w:marLeft w:val="0"/>
      <w:marRight w:val="0"/>
      <w:marTop w:val="0"/>
      <w:marBottom w:val="0"/>
      <w:divBdr>
        <w:top w:val="none" w:sz="0" w:space="0" w:color="auto"/>
        <w:left w:val="none" w:sz="0" w:space="0" w:color="auto"/>
        <w:bottom w:val="none" w:sz="0" w:space="0" w:color="auto"/>
        <w:right w:val="none" w:sz="0" w:space="0" w:color="auto"/>
      </w:divBdr>
    </w:div>
    <w:div w:id="1202399038">
      <w:bodyDiv w:val="1"/>
      <w:marLeft w:val="0"/>
      <w:marRight w:val="0"/>
      <w:marTop w:val="0"/>
      <w:marBottom w:val="0"/>
      <w:divBdr>
        <w:top w:val="none" w:sz="0" w:space="0" w:color="auto"/>
        <w:left w:val="none" w:sz="0" w:space="0" w:color="auto"/>
        <w:bottom w:val="none" w:sz="0" w:space="0" w:color="auto"/>
        <w:right w:val="none" w:sz="0" w:space="0" w:color="auto"/>
      </w:divBdr>
    </w:div>
    <w:div w:id="1213349834">
      <w:bodyDiv w:val="1"/>
      <w:marLeft w:val="0"/>
      <w:marRight w:val="0"/>
      <w:marTop w:val="0"/>
      <w:marBottom w:val="0"/>
      <w:divBdr>
        <w:top w:val="none" w:sz="0" w:space="0" w:color="auto"/>
        <w:left w:val="none" w:sz="0" w:space="0" w:color="auto"/>
        <w:bottom w:val="none" w:sz="0" w:space="0" w:color="auto"/>
        <w:right w:val="none" w:sz="0" w:space="0" w:color="auto"/>
      </w:divBdr>
    </w:div>
    <w:div w:id="1230649487">
      <w:bodyDiv w:val="1"/>
      <w:marLeft w:val="0"/>
      <w:marRight w:val="0"/>
      <w:marTop w:val="0"/>
      <w:marBottom w:val="0"/>
      <w:divBdr>
        <w:top w:val="none" w:sz="0" w:space="0" w:color="auto"/>
        <w:left w:val="none" w:sz="0" w:space="0" w:color="auto"/>
        <w:bottom w:val="none" w:sz="0" w:space="0" w:color="auto"/>
        <w:right w:val="none" w:sz="0" w:space="0" w:color="auto"/>
      </w:divBdr>
    </w:div>
    <w:div w:id="1255473297">
      <w:bodyDiv w:val="1"/>
      <w:marLeft w:val="0"/>
      <w:marRight w:val="0"/>
      <w:marTop w:val="0"/>
      <w:marBottom w:val="0"/>
      <w:divBdr>
        <w:top w:val="none" w:sz="0" w:space="0" w:color="auto"/>
        <w:left w:val="none" w:sz="0" w:space="0" w:color="auto"/>
        <w:bottom w:val="none" w:sz="0" w:space="0" w:color="auto"/>
        <w:right w:val="none" w:sz="0" w:space="0" w:color="auto"/>
      </w:divBdr>
    </w:div>
    <w:div w:id="1274900541">
      <w:bodyDiv w:val="1"/>
      <w:marLeft w:val="0"/>
      <w:marRight w:val="0"/>
      <w:marTop w:val="0"/>
      <w:marBottom w:val="0"/>
      <w:divBdr>
        <w:top w:val="none" w:sz="0" w:space="0" w:color="auto"/>
        <w:left w:val="none" w:sz="0" w:space="0" w:color="auto"/>
        <w:bottom w:val="none" w:sz="0" w:space="0" w:color="auto"/>
        <w:right w:val="none" w:sz="0" w:space="0" w:color="auto"/>
      </w:divBdr>
    </w:div>
    <w:div w:id="1279989149">
      <w:bodyDiv w:val="1"/>
      <w:marLeft w:val="0"/>
      <w:marRight w:val="0"/>
      <w:marTop w:val="0"/>
      <w:marBottom w:val="0"/>
      <w:divBdr>
        <w:top w:val="none" w:sz="0" w:space="0" w:color="auto"/>
        <w:left w:val="none" w:sz="0" w:space="0" w:color="auto"/>
        <w:bottom w:val="none" w:sz="0" w:space="0" w:color="auto"/>
        <w:right w:val="none" w:sz="0" w:space="0" w:color="auto"/>
      </w:divBdr>
    </w:div>
    <w:div w:id="1281762210">
      <w:bodyDiv w:val="1"/>
      <w:marLeft w:val="0"/>
      <w:marRight w:val="0"/>
      <w:marTop w:val="0"/>
      <w:marBottom w:val="0"/>
      <w:divBdr>
        <w:top w:val="none" w:sz="0" w:space="0" w:color="auto"/>
        <w:left w:val="none" w:sz="0" w:space="0" w:color="auto"/>
        <w:bottom w:val="none" w:sz="0" w:space="0" w:color="auto"/>
        <w:right w:val="none" w:sz="0" w:space="0" w:color="auto"/>
      </w:divBdr>
    </w:div>
    <w:div w:id="1284845353">
      <w:bodyDiv w:val="1"/>
      <w:marLeft w:val="0"/>
      <w:marRight w:val="0"/>
      <w:marTop w:val="0"/>
      <w:marBottom w:val="0"/>
      <w:divBdr>
        <w:top w:val="none" w:sz="0" w:space="0" w:color="auto"/>
        <w:left w:val="none" w:sz="0" w:space="0" w:color="auto"/>
        <w:bottom w:val="none" w:sz="0" w:space="0" w:color="auto"/>
        <w:right w:val="none" w:sz="0" w:space="0" w:color="auto"/>
      </w:divBdr>
    </w:div>
    <w:div w:id="1290863101">
      <w:bodyDiv w:val="1"/>
      <w:marLeft w:val="0"/>
      <w:marRight w:val="0"/>
      <w:marTop w:val="0"/>
      <w:marBottom w:val="0"/>
      <w:divBdr>
        <w:top w:val="none" w:sz="0" w:space="0" w:color="auto"/>
        <w:left w:val="none" w:sz="0" w:space="0" w:color="auto"/>
        <w:bottom w:val="none" w:sz="0" w:space="0" w:color="auto"/>
        <w:right w:val="none" w:sz="0" w:space="0" w:color="auto"/>
      </w:divBdr>
    </w:div>
    <w:div w:id="1301381049">
      <w:bodyDiv w:val="1"/>
      <w:marLeft w:val="0"/>
      <w:marRight w:val="0"/>
      <w:marTop w:val="0"/>
      <w:marBottom w:val="0"/>
      <w:divBdr>
        <w:top w:val="none" w:sz="0" w:space="0" w:color="auto"/>
        <w:left w:val="none" w:sz="0" w:space="0" w:color="auto"/>
        <w:bottom w:val="none" w:sz="0" w:space="0" w:color="auto"/>
        <w:right w:val="none" w:sz="0" w:space="0" w:color="auto"/>
      </w:divBdr>
    </w:div>
    <w:div w:id="1314530576">
      <w:bodyDiv w:val="1"/>
      <w:marLeft w:val="0"/>
      <w:marRight w:val="0"/>
      <w:marTop w:val="0"/>
      <w:marBottom w:val="0"/>
      <w:divBdr>
        <w:top w:val="none" w:sz="0" w:space="0" w:color="auto"/>
        <w:left w:val="none" w:sz="0" w:space="0" w:color="auto"/>
        <w:bottom w:val="none" w:sz="0" w:space="0" w:color="auto"/>
        <w:right w:val="none" w:sz="0" w:space="0" w:color="auto"/>
      </w:divBdr>
    </w:div>
    <w:div w:id="1329554311">
      <w:bodyDiv w:val="1"/>
      <w:marLeft w:val="0"/>
      <w:marRight w:val="0"/>
      <w:marTop w:val="0"/>
      <w:marBottom w:val="0"/>
      <w:divBdr>
        <w:top w:val="none" w:sz="0" w:space="0" w:color="auto"/>
        <w:left w:val="none" w:sz="0" w:space="0" w:color="auto"/>
        <w:bottom w:val="none" w:sz="0" w:space="0" w:color="auto"/>
        <w:right w:val="none" w:sz="0" w:space="0" w:color="auto"/>
      </w:divBdr>
    </w:div>
    <w:div w:id="1345589189">
      <w:bodyDiv w:val="1"/>
      <w:marLeft w:val="0"/>
      <w:marRight w:val="0"/>
      <w:marTop w:val="0"/>
      <w:marBottom w:val="0"/>
      <w:divBdr>
        <w:top w:val="none" w:sz="0" w:space="0" w:color="auto"/>
        <w:left w:val="none" w:sz="0" w:space="0" w:color="auto"/>
        <w:bottom w:val="none" w:sz="0" w:space="0" w:color="auto"/>
        <w:right w:val="none" w:sz="0" w:space="0" w:color="auto"/>
      </w:divBdr>
    </w:div>
    <w:div w:id="1348409610">
      <w:bodyDiv w:val="1"/>
      <w:marLeft w:val="0"/>
      <w:marRight w:val="0"/>
      <w:marTop w:val="0"/>
      <w:marBottom w:val="0"/>
      <w:divBdr>
        <w:top w:val="none" w:sz="0" w:space="0" w:color="auto"/>
        <w:left w:val="none" w:sz="0" w:space="0" w:color="auto"/>
        <w:bottom w:val="none" w:sz="0" w:space="0" w:color="auto"/>
        <w:right w:val="none" w:sz="0" w:space="0" w:color="auto"/>
      </w:divBdr>
    </w:div>
    <w:div w:id="1349286068">
      <w:bodyDiv w:val="1"/>
      <w:marLeft w:val="0"/>
      <w:marRight w:val="0"/>
      <w:marTop w:val="0"/>
      <w:marBottom w:val="0"/>
      <w:divBdr>
        <w:top w:val="none" w:sz="0" w:space="0" w:color="auto"/>
        <w:left w:val="none" w:sz="0" w:space="0" w:color="auto"/>
        <w:bottom w:val="none" w:sz="0" w:space="0" w:color="auto"/>
        <w:right w:val="none" w:sz="0" w:space="0" w:color="auto"/>
      </w:divBdr>
    </w:div>
    <w:div w:id="1350763324">
      <w:bodyDiv w:val="1"/>
      <w:marLeft w:val="0"/>
      <w:marRight w:val="0"/>
      <w:marTop w:val="0"/>
      <w:marBottom w:val="0"/>
      <w:divBdr>
        <w:top w:val="none" w:sz="0" w:space="0" w:color="auto"/>
        <w:left w:val="none" w:sz="0" w:space="0" w:color="auto"/>
        <w:bottom w:val="none" w:sz="0" w:space="0" w:color="auto"/>
        <w:right w:val="none" w:sz="0" w:space="0" w:color="auto"/>
      </w:divBdr>
    </w:div>
    <w:div w:id="1359814604">
      <w:bodyDiv w:val="1"/>
      <w:marLeft w:val="0"/>
      <w:marRight w:val="0"/>
      <w:marTop w:val="0"/>
      <w:marBottom w:val="0"/>
      <w:divBdr>
        <w:top w:val="none" w:sz="0" w:space="0" w:color="auto"/>
        <w:left w:val="none" w:sz="0" w:space="0" w:color="auto"/>
        <w:bottom w:val="none" w:sz="0" w:space="0" w:color="auto"/>
        <w:right w:val="none" w:sz="0" w:space="0" w:color="auto"/>
      </w:divBdr>
    </w:div>
    <w:div w:id="1365518120">
      <w:bodyDiv w:val="1"/>
      <w:marLeft w:val="0"/>
      <w:marRight w:val="0"/>
      <w:marTop w:val="0"/>
      <w:marBottom w:val="0"/>
      <w:divBdr>
        <w:top w:val="none" w:sz="0" w:space="0" w:color="auto"/>
        <w:left w:val="none" w:sz="0" w:space="0" w:color="auto"/>
        <w:bottom w:val="none" w:sz="0" w:space="0" w:color="auto"/>
        <w:right w:val="none" w:sz="0" w:space="0" w:color="auto"/>
      </w:divBdr>
    </w:div>
    <w:div w:id="1369641701">
      <w:bodyDiv w:val="1"/>
      <w:marLeft w:val="0"/>
      <w:marRight w:val="0"/>
      <w:marTop w:val="0"/>
      <w:marBottom w:val="0"/>
      <w:divBdr>
        <w:top w:val="none" w:sz="0" w:space="0" w:color="auto"/>
        <w:left w:val="none" w:sz="0" w:space="0" w:color="auto"/>
        <w:bottom w:val="none" w:sz="0" w:space="0" w:color="auto"/>
        <w:right w:val="none" w:sz="0" w:space="0" w:color="auto"/>
      </w:divBdr>
    </w:div>
    <w:div w:id="1397707345">
      <w:bodyDiv w:val="1"/>
      <w:marLeft w:val="0"/>
      <w:marRight w:val="0"/>
      <w:marTop w:val="0"/>
      <w:marBottom w:val="0"/>
      <w:divBdr>
        <w:top w:val="none" w:sz="0" w:space="0" w:color="auto"/>
        <w:left w:val="none" w:sz="0" w:space="0" w:color="auto"/>
        <w:bottom w:val="none" w:sz="0" w:space="0" w:color="auto"/>
        <w:right w:val="none" w:sz="0" w:space="0" w:color="auto"/>
      </w:divBdr>
    </w:div>
    <w:div w:id="1423991713">
      <w:bodyDiv w:val="1"/>
      <w:marLeft w:val="0"/>
      <w:marRight w:val="0"/>
      <w:marTop w:val="0"/>
      <w:marBottom w:val="0"/>
      <w:divBdr>
        <w:top w:val="none" w:sz="0" w:space="0" w:color="auto"/>
        <w:left w:val="none" w:sz="0" w:space="0" w:color="auto"/>
        <w:bottom w:val="none" w:sz="0" w:space="0" w:color="auto"/>
        <w:right w:val="none" w:sz="0" w:space="0" w:color="auto"/>
      </w:divBdr>
    </w:div>
    <w:div w:id="1425343128">
      <w:bodyDiv w:val="1"/>
      <w:marLeft w:val="0"/>
      <w:marRight w:val="0"/>
      <w:marTop w:val="0"/>
      <w:marBottom w:val="0"/>
      <w:divBdr>
        <w:top w:val="none" w:sz="0" w:space="0" w:color="auto"/>
        <w:left w:val="none" w:sz="0" w:space="0" w:color="auto"/>
        <w:bottom w:val="none" w:sz="0" w:space="0" w:color="auto"/>
        <w:right w:val="none" w:sz="0" w:space="0" w:color="auto"/>
      </w:divBdr>
    </w:div>
    <w:div w:id="1450080014">
      <w:bodyDiv w:val="1"/>
      <w:marLeft w:val="0"/>
      <w:marRight w:val="0"/>
      <w:marTop w:val="0"/>
      <w:marBottom w:val="0"/>
      <w:divBdr>
        <w:top w:val="none" w:sz="0" w:space="0" w:color="auto"/>
        <w:left w:val="none" w:sz="0" w:space="0" w:color="auto"/>
        <w:bottom w:val="none" w:sz="0" w:space="0" w:color="auto"/>
        <w:right w:val="none" w:sz="0" w:space="0" w:color="auto"/>
      </w:divBdr>
    </w:div>
    <w:div w:id="1450778635">
      <w:bodyDiv w:val="1"/>
      <w:marLeft w:val="0"/>
      <w:marRight w:val="0"/>
      <w:marTop w:val="0"/>
      <w:marBottom w:val="0"/>
      <w:divBdr>
        <w:top w:val="none" w:sz="0" w:space="0" w:color="auto"/>
        <w:left w:val="none" w:sz="0" w:space="0" w:color="auto"/>
        <w:bottom w:val="none" w:sz="0" w:space="0" w:color="auto"/>
        <w:right w:val="none" w:sz="0" w:space="0" w:color="auto"/>
      </w:divBdr>
    </w:div>
    <w:div w:id="1454402165">
      <w:bodyDiv w:val="1"/>
      <w:marLeft w:val="0"/>
      <w:marRight w:val="0"/>
      <w:marTop w:val="0"/>
      <w:marBottom w:val="0"/>
      <w:divBdr>
        <w:top w:val="none" w:sz="0" w:space="0" w:color="auto"/>
        <w:left w:val="none" w:sz="0" w:space="0" w:color="auto"/>
        <w:bottom w:val="none" w:sz="0" w:space="0" w:color="auto"/>
        <w:right w:val="none" w:sz="0" w:space="0" w:color="auto"/>
      </w:divBdr>
    </w:div>
    <w:div w:id="1466854909">
      <w:bodyDiv w:val="1"/>
      <w:marLeft w:val="0"/>
      <w:marRight w:val="0"/>
      <w:marTop w:val="0"/>
      <w:marBottom w:val="0"/>
      <w:divBdr>
        <w:top w:val="none" w:sz="0" w:space="0" w:color="auto"/>
        <w:left w:val="none" w:sz="0" w:space="0" w:color="auto"/>
        <w:bottom w:val="none" w:sz="0" w:space="0" w:color="auto"/>
        <w:right w:val="none" w:sz="0" w:space="0" w:color="auto"/>
      </w:divBdr>
    </w:div>
    <w:div w:id="1467893909">
      <w:bodyDiv w:val="1"/>
      <w:marLeft w:val="0"/>
      <w:marRight w:val="0"/>
      <w:marTop w:val="0"/>
      <w:marBottom w:val="0"/>
      <w:divBdr>
        <w:top w:val="none" w:sz="0" w:space="0" w:color="auto"/>
        <w:left w:val="none" w:sz="0" w:space="0" w:color="auto"/>
        <w:bottom w:val="none" w:sz="0" w:space="0" w:color="auto"/>
        <w:right w:val="none" w:sz="0" w:space="0" w:color="auto"/>
      </w:divBdr>
    </w:div>
    <w:div w:id="1478262308">
      <w:bodyDiv w:val="1"/>
      <w:marLeft w:val="0"/>
      <w:marRight w:val="0"/>
      <w:marTop w:val="0"/>
      <w:marBottom w:val="0"/>
      <w:divBdr>
        <w:top w:val="none" w:sz="0" w:space="0" w:color="auto"/>
        <w:left w:val="none" w:sz="0" w:space="0" w:color="auto"/>
        <w:bottom w:val="none" w:sz="0" w:space="0" w:color="auto"/>
        <w:right w:val="none" w:sz="0" w:space="0" w:color="auto"/>
      </w:divBdr>
    </w:div>
    <w:div w:id="1478644854">
      <w:bodyDiv w:val="1"/>
      <w:marLeft w:val="0"/>
      <w:marRight w:val="0"/>
      <w:marTop w:val="0"/>
      <w:marBottom w:val="0"/>
      <w:divBdr>
        <w:top w:val="none" w:sz="0" w:space="0" w:color="auto"/>
        <w:left w:val="none" w:sz="0" w:space="0" w:color="auto"/>
        <w:bottom w:val="none" w:sz="0" w:space="0" w:color="auto"/>
        <w:right w:val="none" w:sz="0" w:space="0" w:color="auto"/>
      </w:divBdr>
    </w:div>
    <w:div w:id="1484546757">
      <w:bodyDiv w:val="1"/>
      <w:marLeft w:val="0"/>
      <w:marRight w:val="0"/>
      <w:marTop w:val="0"/>
      <w:marBottom w:val="0"/>
      <w:divBdr>
        <w:top w:val="none" w:sz="0" w:space="0" w:color="auto"/>
        <w:left w:val="none" w:sz="0" w:space="0" w:color="auto"/>
        <w:bottom w:val="none" w:sz="0" w:space="0" w:color="auto"/>
        <w:right w:val="none" w:sz="0" w:space="0" w:color="auto"/>
      </w:divBdr>
    </w:div>
    <w:div w:id="1507671056">
      <w:bodyDiv w:val="1"/>
      <w:marLeft w:val="0"/>
      <w:marRight w:val="0"/>
      <w:marTop w:val="0"/>
      <w:marBottom w:val="0"/>
      <w:divBdr>
        <w:top w:val="none" w:sz="0" w:space="0" w:color="auto"/>
        <w:left w:val="none" w:sz="0" w:space="0" w:color="auto"/>
        <w:bottom w:val="none" w:sz="0" w:space="0" w:color="auto"/>
        <w:right w:val="none" w:sz="0" w:space="0" w:color="auto"/>
      </w:divBdr>
    </w:div>
    <w:div w:id="1512716187">
      <w:bodyDiv w:val="1"/>
      <w:marLeft w:val="0"/>
      <w:marRight w:val="0"/>
      <w:marTop w:val="0"/>
      <w:marBottom w:val="0"/>
      <w:divBdr>
        <w:top w:val="none" w:sz="0" w:space="0" w:color="auto"/>
        <w:left w:val="none" w:sz="0" w:space="0" w:color="auto"/>
        <w:bottom w:val="none" w:sz="0" w:space="0" w:color="auto"/>
        <w:right w:val="none" w:sz="0" w:space="0" w:color="auto"/>
      </w:divBdr>
    </w:div>
    <w:div w:id="1524434744">
      <w:bodyDiv w:val="1"/>
      <w:marLeft w:val="0"/>
      <w:marRight w:val="0"/>
      <w:marTop w:val="0"/>
      <w:marBottom w:val="0"/>
      <w:divBdr>
        <w:top w:val="none" w:sz="0" w:space="0" w:color="auto"/>
        <w:left w:val="none" w:sz="0" w:space="0" w:color="auto"/>
        <w:bottom w:val="none" w:sz="0" w:space="0" w:color="auto"/>
        <w:right w:val="none" w:sz="0" w:space="0" w:color="auto"/>
      </w:divBdr>
    </w:div>
    <w:div w:id="1530794443">
      <w:bodyDiv w:val="1"/>
      <w:marLeft w:val="0"/>
      <w:marRight w:val="0"/>
      <w:marTop w:val="0"/>
      <w:marBottom w:val="0"/>
      <w:divBdr>
        <w:top w:val="none" w:sz="0" w:space="0" w:color="auto"/>
        <w:left w:val="none" w:sz="0" w:space="0" w:color="auto"/>
        <w:bottom w:val="none" w:sz="0" w:space="0" w:color="auto"/>
        <w:right w:val="none" w:sz="0" w:space="0" w:color="auto"/>
      </w:divBdr>
    </w:div>
    <w:div w:id="1533346926">
      <w:bodyDiv w:val="1"/>
      <w:marLeft w:val="0"/>
      <w:marRight w:val="0"/>
      <w:marTop w:val="0"/>
      <w:marBottom w:val="0"/>
      <w:divBdr>
        <w:top w:val="none" w:sz="0" w:space="0" w:color="auto"/>
        <w:left w:val="none" w:sz="0" w:space="0" w:color="auto"/>
        <w:bottom w:val="none" w:sz="0" w:space="0" w:color="auto"/>
        <w:right w:val="none" w:sz="0" w:space="0" w:color="auto"/>
      </w:divBdr>
    </w:div>
    <w:div w:id="1541481193">
      <w:bodyDiv w:val="1"/>
      <w:marLeft w:val="0"/>
      <w:marRight w:val="0"/>
      <w:marTop w:val="0"/>
      <w:marBottom w:val="0"/>
      <w:divBdr>
        <w:top w:val="none" w:sz="0" w:space="0" w:color="auto"/>
        <w:left w:val="none" w:sz="0" w:space="0" w:color="auto"/>
        <w:bottom w:val="none" w:sz="0" w:space="0" w:color="auto"/>
        <w:right w:val="none" w:sz="0" w:space="0" w:color="auto"/>
      </w:divBdr>
    </w:div>
    <w:div w:id="1551115883">
      <w:bodyDiv w:val="1"/>
      <w:marLeft w:val="0"/>
      <w:marRight w:val="0"/>
      <w:marTop w:val="0"/>
      <w:marBottom w:val="0"/>
      <w:divBdr>
        <w:top w:val="none" w:sz="0" w:space="0" w:color="auto"/>
        <w:left w:val="none" w:sz="0" w:space="0" w:color="auto"/>
        <w:bottom w:val="none" w:sz="0" w:space="0" w:color="auto"/>
        <w:right w:val="none" w:sz="0" w:space="0" w:color="auto"/>
      </w:divBdr>
    </w:div>
    <w:div w:id="1557860426">
      <w:bodyDiv w:val="1"/>
      <w:marLeft w:val="0"/>
      <w:marRight w:val="0"/>
      <w:marTop w:val="0"/>
      <w:marBottom w:val="0"/>
      <w:divBdr>
        <w:top w:val="none" w:sz="0" w:space="0" w:color="auto"/>
        <w:left w:val="none" w:sz="0" w:space="0" w:color="auto"/>
        <w:bottom w:val="none" w:sz="0" w:space="0" w:color="auto"/>
        <w:right w:val="none" w:sz="0" w:space="0" w:color="auto"/>
      </w:divBdr>
    </w:div>
    <w:div w:id="1573544454">
      <w:bodyDiv w:val="1"/>
      <w:marLeft w:val="0"/>
      <w:marRight w:val="0"/>
      <w:marTop w:val="0"/>
      <w:marBottom w:val="0"/>
      <w:divBdr>
        <w:top w:val="none" w:sz="0" w:space="0" w:color="auto"/>
        <w:left w:val="none" w:sz="0" w:space="0" w:color="auto"/>
        <w:bottom w:val="none" w:sz="0" w:space="0" w:color="auto"/>
        <w:right w:val="none" w:sz="0" w:space="0" w:color="auto"/>
      </w:divBdr>
    </w:div>
    <w:div w:id="1578786723">
      <w:bodyDiv w:val="1"/>
      <w:marLeft w:val="0"/>
      <w:marRight w:val="0"/>
      <w:marTop w:val="0"/>
      <w:marBottom w:val="0"/>
      <w:divBdr>
        <w:top w:val="none" w:sz="0" w:space="0" w:color="auto"/>
        <w:left w:val="none" w:sz="0" w:space="0" w:color="auto"/>
        <w:bottom w:val="none" w:sz="0" w:space="0" w:color="auto"/>
        <w:right w:val="none" w:sz="0" w:space="0" w:color="auto"/>
      </w:divBdr>
    </w:div>
    <w:div w:id="1581023147">
      <w:bodyDiv w:val="1"/>
      <w:marLeft w:val="0"/>
      <w:marRight w:val="0"/>
      <w:marTop w:val="0"/>
      <w:marBottom w:val="0"/>
      <w:divBdr>
        <w:top w:val="none" w:sz="0" w:space="0" w:color="auto"/>
        <w:left w:val="none" w:sz="0" w:space="0" w:color="auto"/>
        <w:bottom w:val="none" w:sz="0" w:space="0" w:color="auto"/>
        <w:right w:val="none" w:sz="0" w:space="0" w:color="auto"/>
      </w:divBdr>
    </w:div>
    <w:div w:id="1588349480">
      <w:bodyDiv w:val="1"/>
      <w:marLeft w:val="0"/>
      <w:marRight w:val="0"/>
      <w:marTop w:val="0"/>
      <w:marBottom w:val="0"/>
      <w:divBdr>
        <w:top w:val="none" w:sz="0" w:space="0" w:color="auto"/>
        <w:left w:val="none" w:sz="0" w:space="0" w:color="auto"/>
        <w:bottom w:val="none" w:sz="0" w:space="0" w:color="auto"/>
        <w:right w:val="none" w:sz="0" w:space="0" w:color="auto"/>
      </w:divBdr>
    </w:div>
    <w:div w:id="1591574057">
      <w:bodyDiv w:val="1"/>
      <w:marLeft w:val="0"/>
      <w:marRight w:val="0"/>
      <w:marTop w:val="0"/>
      <w:marBottom w:val="0"/>
      <w:divBdr>
        <w:top w:val="none" w:sz="0" w:space="0" w:color="auto"/>
        <w:left w:val="none" w:sz="0" w:space="0" w:color="auto"/>
        <w:bottom w:val="none" w:sz="0" w:space="0" w:color="auto"/>
        <w:right w:val="none" w:sz="0" w:space="0" w:color="auto"/>
      </w:divBdr>
    </w:div>
    <w:div w:id="1594508147">
      <w:bodyDiv w:val="1"/>
      <w:marLeft w:val="0"/>
      <w:marRight w:val="0"/>
      <w:marTop w:val="0"/>
      <w:marBottom w:val="0"/>
      <w:divBdr>
        <w:top w:val="none" w:sz="0" w:space="0" w:color="auto"/>
        <w:left w:val="none" w:sz="0" w:space="0" w:color="auto"/>
        <w:bottom w:val="none" w:sz="0" w:space="0" w:color="auto"/>
        <w:right w:val="none" w:sz="0" w:space="0" w:color="auto"/>
      </w:divBdr>
    </w:div>
    <w:div w:id="1598439347">
      <w:bodyDiv w:val="1"/>
      <w:marLeft w:val="0"/>
      <w:marRight w:val="0"/>
      <w:marTop w:val="0"/>
      <w:marBottom w:val="0"/>
      <w:divBdr>
        <w:top w:val="none" w:sz="0" w:space="0" w:color="auto"/>
        <w:left w:val="none" w:sz="0" w:space="0" w:color="auto"/>
        <w:bottom w:val="none" w:sz="0" w:space="0" w:color="auto"/>
        <w:right w:val="none" w:sz="0" w:space="0" w:color="auto"/>
      </w:divBdr>
    </w:div>
    <w:div w:id="1610817841">
      <w:bodyDiv w:val="1"/>
      <w:marLeft w:val="0"/>
      <w:marRight w:val="0"/>
      <w:marTop w:val="0"/>
      <w:marBottom w:val="0"/>
      <w:divBdr>
        <w:top w:val="none" w:sz="0" w:space="0" w:color="auto"/>
        <w:left w:val="none" w:sz="0" w:space="0" w:color="auto"/>
        <w:bottom w:val="none" w:sz="0" w:space="0" w:color="auto"/>
        <w:right w:val="none" w:sz="0" w:space="0" w:color="auto"/>
      </w:divBdr>
    </w:div>
    <w:div w:id="1637568473">
      <w:bodyDiv w:val="1"/>
      <w:marLeft w:val="0"/>
      <w:marRight w:val="0"/>
      <w:marTop w:val="0"/>
      <w:marBottom w:val="0"/>
      <w:divBdr>
        <w:top w:val="none" w:sz="0" w:space="0" w:color="auto"/>
        <w:left w:val="none" w:sz="0" w:space="0" w:color="auto"/>
        <w:bottom w:val="none" w:sz="0" w:space="0" w:color="auto"/>
        <w:right w:val="none" w:sz="0" w:space="0" w:color="auto"/>
      </w:divBdr>
    </w:div>
    <w:div w:id="1641766115">
      <w:bodyDiv w:val="1"/>
      <w:marLeft w:val="0"/>
      <w:marRight w:val="0"/>
      <w:marTop w:val="0"/>
      <w:marBottom w:val="0"/>
      <w:divBdr>
        <w:top w:val="none" w:sz="0" w:space="0" w:color="auto"/>
        <w:left w:val="none" w:sz="0" w:space="0" w:color="auto"/>
        <w:bottom w:val="none" w:sz="0" w:space="0" w:color="auto"/>
        <w:right w:val="none" w:sz="0" w:space="0" w:color="auto"/>
      </w:divBdr>
    </w:div>
    <w:div w:id="1643196744">
      <w:bodyDiv w:val="1"/>
      <w:marLeft w:val="0"/>
      <w:marRight w:val="0"/>
      <w:marTop w:val="0"/>
      <w:marBottom w:val="0"/>
      <w:divBdr>
        <w:top w:val="none" w:sz="0" w:space="0" w:color="auto"/>
        <w:left w:val="none" w:sz="0" w:space="0" w:color="auto"/>
        <w:bottom w:val="none" w:sz="0" w:space="0" w:color="auto"/>
        <w:right w:val="none" w:sz="0" w:space="0" w:color="auto"/>
      </w:divBdr>
    </w:div>
    <w:div w:id="1648321362">
      <w:bodyDiv w:val="1"/>
      <w:marLeft w:val="0"/>
      <w:marRight w:val="0"/>
      <w:marTop w:val="0"/>
      <w:marBottom w:val="0"/>
      <w:divBdr>
        <w:top w:val="none" w:sz="0" w:space="0" w:color="auto"/>
        <w:left w:val="none" w:sz="0" w:space="0" w:color="auto"/>
        <w:bottom w:val="none" w:sz="0" w:space="0" w:color="auto"/>
        <w:right w:val="none" w:sz="0" w:space="0" w:color="auto"/>
      </w:divBdr>
    </w:div>
    <w:div w:id="1654721783">
      <w:bodyDiv w:val="1"/>
      <w:marLeft w:val="0"/>
      <w:marRight w:val="0"/>
      <w:marTop w:val="0"/>
      <w:marBottom w:val="0"/>
      <w:divBdr>
        <w:top w:val="none" w:sz="0" w:space="0" w:color="auto"/>
        <w:left w:val="none" w:sz="0" w:space="0" w:color="auto"/>
        <w:bottom w:val="none" w:sz="0" w:space="0" w:color="auto"/>
        <w:right w:val="none" w:sz="0" w:space="0" w:color="auto"/>
      </w:divBdr>
    </w:div>
    <w:div w:id="1700659558">
      <w:bodyDiv w:val="1"/>
      <w:marLeft w:val="0"/>
      <w:marRight w:val="0"/>
      <w:marTop w:val="0"/>
      <w:marBottom w:val="0"/>
      <w:divBdr>
        <w:top w:val="none" w:sz="0" w:space="0" w:color="auto"/>
        <w:left w:val="none" w:sz="0" w:space="0" w:color="auto"/>
        <w:bottom w:val="none" w:sz="0" w:space="0" w:color="auto"/>
        <w:right w:val="none" w:sz="0" w:space="0" w:color="auto"/>
      </w:divBdr>
    </w:div>
    <w:div w:id="1718581060">
      <w:bodyDiv w:val="1"/>
      <w:marLeft w:val="0"/>
      <w:marRight w:val="0"/>
      <w:marTop w:val="0"/>
      <w:marBottom w:val="0"/>
      <w:divBdr>
        <w:top w:val="none" w:sz="0" w:space="0" w:color="auto"/>
        <w:left w:val="none" w:sz="0" w:space="0" w:color="auto"/>
        <w:bottom w:val="none" w:sz="0" w:space="0" w:color="auto"/>
        <w:right w:val="none" w:sz="0" w:space="0" w:color="auto"/>
      </w:divBdr>
    </w:div>
    <w:div w:id="1719160198">
      <w:bodyDiv w:val="1"/>
      <w:marLeft w:val="0"/>
      <w:marRight w:val="0"/>
      <w:marTop w:val="0"/>
      <w:marBottom w:val="0"/>
      <w:divBdr>
        <w:top w:val="none" w:sz="0" w:space="0" w:color="auto"/>
        <w:left w:val="none" w:sz="0" w:space="0" w:color="auto"/>
        <w:bottom w:val="none" w:sz="0" w:space="0" w:color="auto"/>
        <w:right w:val="none" w:sz="0" w:space="0" w:color="auto"/>
      </w:divBdr>
    </w:div>
    <w:div w:id="1720324217">
      <w:bodyDiv w:val="1"/>
      <w:marLeft w:val="0"/>
      <w:marRight w:val="0"/>
      <w:marTop w:val="0"/>
      <w:marBottom w:val="0"/>
      <w:divBdr>
        <w:top w:val="none" w:sz="0" w:space="0" w:color="auto"/>
        <w:left w:val="none" w:sz="0" w:space="0" w:color="auto"/>
        <w:bottom w:val="none" w:sz="0" w:space="0" w:color="auto"/>
        <w:right w:val="none" w:sz="0" w:space="0" w:color="auto"/>
      </w:divBdr>
    </w:div>
    <w:div w:id="1722360131">
      <w:bodyDiv w:val="1"/>
      <w:marLeft w:val="0"/>
      <w:marRight w:val="0"/>
      <w:marTop w:val="0"/>
      <w:marBottom w:val="0"/>
      <w:divBdr>
        <w:top w:val="none" w:sz="0" w:space="0" w:color="auto"/>
        <w:left w:val="none" w:sz="0" w:space="0" w:color="auto"/>
        <w:bottom w:val="none" w:sz="0" w:space="0" w:color="auto"/>
        <w:right w:val="none" w:sz="0" w:space="0" w:color="auto"/>
      </w:divBdr>
    </w:div>
    <w:div w:id="1734348234">
      <w:bodyDiv w:val="1"/>
      <w:marLeft w:val="0"/>
      <w:marRight w:val="0"/>
      <w:marTop w:val="0"/>
      <w:marBottom w:val="0"/>
      <w:divBdr>
        <w:top w:val="none" w:sz="0" w:space="0" w:color="auto"/>
        <w:left w:val="none" w:sz="0" w:space="0" w:color="auto"/>
        <w:bottom w:val="none" w:sz="0" w:space="0" w:color="auto"/>
        <w:right w:val="none" w:sz="0" w:space="0" w:color="auto"/>
      </w:divBdr>
    </w:div>
    <w:div w:id="1764492075">
      <w:bodyDiv w:val="1"/>
      <w:marLeft w:val="0"/>
      <w:marRight w:val="0"/>
      <w:marTop w:val="0"/>
      <w:marBottom w:val="0"/>
      <w:divBdr>
        <w:top w:val="none" w:sz="0" w:space="0" w:color="auto"/>
        <w:left w:val="none" w:sz="0" w:space="0" w:color="auto"/>
        <w:bottom w:val="none" w:sz="0" w:space="0" w:color="auto"/>
        <w:right w:val="none" w:sz="0" w:space="0" w:color="auto"/>
      </w:divBdr>
    </w:div>
    <w:div w:id="1782339693">
      <w:bodyDiv w:val="1"/>
      <w:marLeft w:val="0"/>
      <w:marRight w:val="0"/>
      <w:marTop w:val="0"/>
      <w:marBottom w:val="0"/>
      <w:divBdr>
        <w:top w:val="none" w:sz="0" w:space="0" w:color="auto"/>
        <w:left w:val="none" w:sz="0" w:space="0" w:color="auto"/>
        <w:bottom w:val="none" w:sz="0" w:space="0" w:color="auto"/>
        <w:right w:val="none" w:sz="0" w:space="0" w:color="auto"/>
      </w:divBdr>
    </w:div>
    <w:div w:id="1795439934">
      <w:bodyDiv w:val="1"/>
      <w:marLeft w:val="0"/>
      <w:marRight w:val="0"/>
      <w:marTop w:val="0"/>
      <w:marBottom w:val="0"/>
      <w:divBdr>
        <w:top w:val="none" w:sz="0" w:space="0" w:color="auto"/>
        <w:left w:val="none" w:sz="0" w:space="0" w:color="auto"/>
        <w:bottom w:val="none" w:sz="0" w:space="0" w:color="auto"/>
        <w:right w:val="none" w:sz="0" w:space="0" w:color="auto"/>
      </w:divBdr>
    </w:div>
    <w:div w:id="1797142014">
      <w:bodyDiv w:val="1"/>
      <w:marLeft w:val="0"/>
      <w:marRight w:val="0"/>
      <w:marTop w:val="0"/>
      <w:marBottom w:val="0"/>
      <w:divBdr>
        <w:top w:val="none" w:sz="0" w:space="0" w:color="auto"/>
        <w:left w:val="none" w:sz="0" w:space="0" w:color="auto"/>
        <w:bottom w:val="none" w:sz="0" w:space="0" w:color="auto"/>
        <w:right w:val="none" w:sz="0" w:space="0" w:color="auto"/>
      </w:divBdr>
    </w:div>
    <w:div w:id="1807819676">
      <w:bodyDiv w:val="1"/>
      <w:marLeft w:val="0"/>
      <w:marRight w:val="0"/>
      <w:marTop w:val="0"/>
      <w:marBottom w:val="0"/>
      <w:divBdr>
        <w:top w:val="none" w:sz="0" w:space="0" w:color="auto"/>
        <w:left w:val="none" w:sz="0" w:space="0" w:color="auto"/>
        <w:bottom w:val="none" w:sz="0" w:space="0" w:color="auto"/>
        <w:right w:val="none" w:sz="0" w:space="0" w:color="auto"/>
      </w:divBdr>
    </w:div>
    <w:div w:id="1810173064">
      <w:bodyDiv w:val="1"/>
      <w:marLeft w:val="0"/>
      <w:marRight w:val="0"/>
      <w:marTop w:val="0"/>
      <w:marBottom w:val="0"/>
      <w:divBdr>
        <w:top w:val="none" w:sz="0" w:space="0" w:color="auto"/>
        <w:left w:val="none" w:sz="0" w:space="0" w:color="auto"/>
        <w:bottom w:val="none" w:sz="0" w:space="0" w:color="auto"/>
        <w:right w:val="none" w:sz="0" w:space="0" w:color="auto"/>
      </w:divBdr>
    </w:div>
    <w:div w:id="1828861605">
      <w:bodyDiv w:val="1"/>
      <w:marLeft w:val="0"/>
      <w:marRight w:val="0"/>
      <w:marTop w:val="0"/>
      <w:marBottom w:val="0"/>
      <w:divBdr>
        <w:top w:val="none" w:sz="0" w:space="0" w:color="auto"/>
        <w:left w:val="none" w:sz="0" w:space="0" w:color="auto"/>
        <w:bottom w:val="none" w:sz="0" w:space="0" w:color="auto"/>
        <w:right w:val="none" w:sz="0" w:space="0" w:color="auto"/>
      </w:divBdr>
    </w:div>
    <w:div w:id="1837453740">
      <w:bodyDiv w:val="1"/>
      <w:marLeft w:val="0"/>
      <w:marRight w:val="0"/>
      <w:marTop w:val="0"/>
      <w:marBottom w:val="0"/>
      <w:divBdr>
        <w:top w:val="none" w:sz="0" w:space="0" w:color="auto"/>
        <w:left w:val="none" w:sz="0" w:space="0" w:color="auto"/>
        <w:bottom w:val="none" w:sz="0" w:space="0" w:color="auto"/>
        <w:right w:val="none" w:sz="0" w:space="0" w:color="auto"/>
      </w:divBdr>
    </w:div>
    <w:div w:id="1848934041">
      <w:bodyDiv w:val="1"/>
      <w:marLeft w:val="0"/>
      <w:marRight w:val="0"/>
      <w:marTop w:val="0"/>
      <w:marBottom w:val="0"/>
      <w:divBdr>
        <w:top w:val="none" w:sz="0" w:space="0" w:color="auto"/>
        <w:left w:val="none" w:sz="0" w:space="0" w:color="auto"/>
        <w:bottom w:val="none" w:sz="0" w:space="0" w:color="auto"/>
        <w:right w:val="none" w:sz="0" w:space="0" w:color="auto"/>
      </w:divBdr>
    </w:div>
    <w:div w:id="1853643415">
      <w:bodyDiv w:val="1"/>
      <w:marLeft w:val="0"/>
      <w:marRight w:val="0"/>
      <w:marTop w:val="0"/>
      <w:marBottom w:val="0"/>
      <w:divBdr>
        <w:top w:val="none" w:sz="0" w:space="0" w:color="auto"/>
        <w:left w:val="none" w:sz="0" w:space="0" w:color="auto"/>
        <w:bottom w:val="none" w:sz="0" w:space="0" w:color="auto"/>
        <w:right w:val="none" w:sz="0" w:space="0" w:color="auto"/>
      </w:divBdr>
    </w:div>
    <w:div w:id="1857421988">
      <w:bodyDiv w:val="1"/>
      <w:marLeft w:val="0"/>
      <w:marRight w:val="0"/>
      <w:marTop w:val="0"/>
      <w:marBottom w:val="0"/>
      <w:divBdr>
        <w:top w:val="none" w:sz="0" w:space="0" w:color="auto"/>
        <w:left w:val="none" w:sz="0" w:space="0" w:color="auto"/>
        <w:bottom w:val="none" w:sz="0" w:space="0" w:color="auto"/>
        <w:right w:val="none" w:sz="0" w:space="0" w:color="auto"/>
      </w:divBdr>
    </w:div>
    <w:div w:id="1861356198">
      <w:bodyDiv w:val="1"/>
      <w:marLeft w:val="0"/>
      <w:marRight w:val="0"/>
      <w:marTop w:val="0"/>
      <w:marBottom w:val="0"/>
      <w:divBdr>
        <w:top w:val="none" w:sz="0" w:space="0" w:color="auto"/>
        <w:left w:val="none" w:sz="0" w:space="0" w:color="auto"/>
        <w:bottom w:val="none" w:sz="0" w:space="0" w:color="auto"/>
        <w:right w:val="none" w:sz="0" w:space="0" w:color="auto"/>
      </w:divBdr>
    </w:div>
    <w:div w:id="1879200848">
      <w:bodyDiv w:val="1"/>
      <w:marLeft w:val="0"/>
      <w:marRight w:val="0"/>
      <w:marTop w:val="0"/>
      <w:marBottom w:val="0"/>
      <w:divBdr>
        <w:top w:val="none" w:sz="0" w:space="0" w:color="auto"/>
        <w:left w:val="none" w:sz="0" w:space="0" w:color="auto"/>
        <w:bottom w:val="none" w:sz="0" w:space="0" w:color="auto"/>
        <w:right w:val="none" w:sz="0" w:space="0" w:color="auto"/>
      </w:divBdr>
    </w:div>
    <w:div w:id="1909075064">
      <w:bodyDiv w:val="1"/>
      <w:marLeft w:val="0"/>
      <w:marRight w:val="0"/>
      <w:marTop w:val="0"/>
      <w:marBottom w:val="0"/>
      <w:divBdr>
        <w:top w:val="none" w:sz="0" w:space="0" w:color="auto"/>
        <w:left w:val="none" w:sz="0" w:space="0" w:color="auto"/>
        <w:bottom w:val="none" w:sz="0" w:space="0" w:color="auto"/>
        <w:right w:val="none" w:sz="0" w:space="0" w:color="auto"/>
      </w:divBdr>
    </w:div>
    <w:div w:id="1911386839">
      <w:bodyDiv w:val="1"/>
      <w:marLeft w:val="0"/>
      <w:marRight w:val="0"/>
      <w:marTop w:val="0"/>
      <w:marBottom w:val="0"/>
      <w:divBdr>
        <w:top w:val="none" w:sz="0" w:space="0" w:color="auto"/>
        <w:left w:val="none" w:sz="0" w:space="0" w:color="auto"/>
        <w:bottom w:val="none" w:sz="0" w:space="0" w:color="auto"/>
        <w:right w:val="none" w:sz="0" w:space="0" w:color="auto"/>
      </w:divBdr>
    </w:div>
    <w:div w:id="1922182427">
      <w:bodyDiv w:val="1"/>
      <w:marLeft w:val="0"/>
      <w:marRight w:val="0"/>
      <w:marTop w:val="0"/>
      <w:marBottom w:val="0"/>
      <w:divBdr>
        <w:top w:val="none" w:sz="0" w:space="0" w:color="auto"/>
        <w:left w:val="none" w:sz="0" w:space="0" w:color="auto"/>
        <w:bottom w:val="none" w:sz="0" w:space="0" w:color="auto"/>
        <w:right w:val="none" w:sz="0" w:space="0" w:color="auto"/>
      </w:divBdr>
    </w:div>
    <w:div w:id="1927566580">
      <w:bodyDiv w:val="1"/>
      <w:marLeft w:val="0"/>
      <w:marRight w:val="0"/>
      <w:marTop w:val="0"/>
      <w:marBottom w:val="0"/>
      <w:divBdr>
        <w:top w:val="none" w:sz="0" w:space="0" w:color="auto"/>
        <w:left w:val="none" w:sz="0" w:space="0" w:color="auto"/>
        <w:bottom w:val="none" w:sz="0" w:space="0" w:color="auto"/>
        <w:right w:val="none" w:sz="0" w:space="0" w:color="auto"/>
      </w:divBdr>
    </w:div>
    <w:div w:id="1928224806">
      <w:bodyDiv w:val="1"/>
      <w:marLeft w:val="0"/>
      <w:marRight w:val="0"/>
      <w:marTop w:val="0"/>
      <w:marBottom w:val="0"/>
      <w:divBdr>
        <w:top w:val="none" w:sz="0" w:space="0" w:color="auto"/>
        <w:left w:val="none" w:sz="0" w:space="0" w:color="auto"/>
        <w:bottom w:val="none" w:sz="0" w:space="0" w:color="auto"/>
        <w:right w:val="none" w:sz="0" w:space="0" w:color="auto"/>
      </w:divBdr>
    </w:div>
    <w:div w:id="1932155031">
      <w:bodyDiv w:val="1"/>
      <w:marLeft w:val="0"/>
      <w:marRight w:val="0"/>
      <w:marTop w:val="0"/>
      <w:marBottom w:val="0"/>
      <w:divBdr>
        <w:top w:val="none" w:sz="0" w:space="0" w:color="auto"/>
        <w:left w:val="none" w:sz="0" w:space="0" w:color="auto"/>
        <w:bottom w:val="none" w:sz="0" w:space="0" w:color="auto"/>
        <w:right w:val="none" w:sz="0" w:space="0" w:color="auto"/>
      </w:divBdr>
    </w:div>
    <w:div w:id="1933007825">
      <w:bodyDiv w:val="1"/>
      <w:marLeft w:val="0"/>
      <w:marRight w:val="0"/>
      <w:marTop w:val="0"/>
      <w:marBottom w:val="0"/>
      <w:divBdr>
        <w:top w:val="none" w:sz="0" w:space="0" w:color="auto"/>
        <w:left w:val="none" w:sz="0" w:space="0" w:color="auto"/>
        <w:bottom w:val="none" w:sz="0" w:space="0" w:color="auto"/>
        <w:right w:val="none" w:sz="0" w:space="0" w:color="auto"/>
      </w:divBdr>
    </w:div>
    <w:div w:id="1952856653">
      <w:bodyDiv w:val="1"/>
      <w:marLeft w:val="0"/>
      <w:marRight w:val="0"/>
      <w:marTop w:val="0"/>
      <w:marBottom w:val="0"/>
      <w:divBdr>
        <w:top w:val="none" w:sz="0" w:space="0" w:color="auto"/>
        <w:left w:val="none" w:sz="0" w:space="0" w:color="auto"/>
        <w:bottom w:val="none" w:sz="0" w:space="0" w:color="auto"/>
        <w:right w:val="none" w:sz="0" w:space="0" w:color="auto"/>
      </w:divBdr>
    </w:div>
    <w:div w:id="1968314954">
      <w:bodyDiv w:val="1"/>
      <w:marLeft w:val="0"/>
      <w:marRight w:val="0"/>
      <w:marTop w:val="0"/>
      <w:marBottom w:val="0"/>
      <w:divBdr>
        <w:top w:val="none" w:sz="0" w:space="0" w:color="auto"/>
        <w:left w:val="none" w:sz="0" w:space="0" w:color="auto"/>
        <w:bottom w:val="none" w:sz="0" w:space="0" w:color="auto"/>
        <w:right w:val="none" w:sz="0" w:space="0" w:color="auto"/>
      </w:divBdr>
    </w:div>
    <w:div w:id="1970738433">
      <w:bodyDiv w:val="1"/>
      <w:marLeft w:val="0"/>
      <w:marRight w:val="0"/>
      <w:marTop w:val="0"/>
      <w:marBottom w:val="0"/>
      <w:divBdr>
        <w:top w:val="none" w:sz="0" w:space="0" w:color="auto"/>
        <w:left w:val="none" w:sz="0" w:space="0" w:color="auto"/>
        <w:bottom w:val="none" w:sz="0" w:space="0" w:color="auto"/>
        <w:right w:val="none" w:sz="0" w:space="0" w:color="auto"/>
      </w:divBdr>
    </w:div>
    <w:div w:id="1994945898">
      <w:bodyDiv w:val="1"/>
      <w:marLeft w:val="0"/>
      <w:marRight w:val="0"/>
      <w:marTop w:val="0"/>
      <w:marBottom w:val="0"/>
      <w:divBdr>
        <w:top w:val="none" w:sz="0" w:space="0" w:color="auto"/>
        <w:left w:val="none" w:sz="0" w:space="0" w:color="auto"/>
        <w:bottom w:val="none" w:sz="0" w:space="0" w:color="auto"/>
        <w:right w:val="none" w:sz="0" w:space="0" w:color="auto"/>
      </w:divBdr>
    </w:div>
    <w:div w:id="1998679949">
      <w:bodyDiv w:val="1"/>
      <w:marLeft w:val="0"/>
      <w:marRight w:val="0"/>
      <w:marTop w:val="0"/>
      <w:marBottom w:val="0"/>
      <w:divBdr>
        <w:top w:val="none" w:sz="0" w:space="0" w:color="auto"/>
        <w:left w:val="none" w:sz="0" w:space="0" w:color="auto"/>
        <w:bottom w:val="none" w:sz="0" w:space="0" w:color="auto"/>
        <w:right w:val="none" w:sz="0" w:space="0" w:color="auto"/>
      </w:divBdr>
    </w:div>
    <w:div w:id="1999190887">
      <w:bodyDiv w:val="1"/>
      <w:marLeft w:val="0"/>
      <w:marRight w:val="0"/>
      <w:marTop w:val="0"/>
      <w:marBottom w:val="0"/>
      <w:divBdr>
        <w:top w:val="none" w:sz="0" w:space="0" w:color="auto"/>
        <w:left w:val="none" w:sz="0" w:space="0" w:color="auto"/>
        <w:bottom w:val="none" w:sz="0" w:space="0" w:color="auto"/>
        <w:right w:val="none" w:sz="0" w:space="0" w:color="auto"/>
      </w:divBdr>
    </w:div>
    <w:div w:id="2000379125">
      <w:bodyDiv w:val="1"/>
      <w:marLeft w:val="0"/>
      <w:marRight w:val="0"/>
      <w:marTop w:val="0"/>
      <w:marBottom w:val="0"/>
      <w:divBdr>
        <w:top w:val="none" w:sz="0" w:space="0" w:color="auto"/>
        <w:left w:val="none" w:sz="0" w:space="0" w:color="auto"/>
        <w:bottom w:val="none" w:sz="0" w:space="0" w:color="auto"/>
        <w:right w:val="none" w:sz="0" w:space="0" w:color="auto"/>
      </w:divBdr>
    </w:div>
    <w:div w:id="2007052166">
      <w:bodyDiv w:val="1"/>
      <w:marLeft w:val="0"/>
      <w:marRight w:val="0"/>
      <w:marTop w:val="0"/>
      <w:marBottom w:val="0"/>
      <w:divBdr>
        <w:top w:val="none" w:sz="0" w:space="0" w:color="auto"/>
        <w:left w:val="none" w:sz="0" w:space="0" w:color="auto"/>
        <w:bottom w:val="none" w:sz="0" w:space="0" w:color="auto"/>
        <w:right w:val="none" w:sz="0" w:space="0" w:color="auto"/>
      </w:divBdr>
    </w:div>
    <w:div w:id="2014867881">
      <w:bodyDiv w:val="1"/>
      <w:marLeft w:val="0"/>
      <w:marRight w:val="0"/>
      <w:marTop w:val="0"/>
      <w:marBottom w:val="0"/>
      <w:divBdr>
        <w:top w:val="none" w:sz="0" w:space="0" w:color="auto"/>
        <w:left w:val="none" w:sz="0" w:space="0" w:color="auto"/>
        <w:bottom w:val="none" w:sz="0" w:space="0" w:color="auto"/>
        <w:right w:val="none" w:sz="0" w:space="0" w:color="auto"/>
      </w:divBdr>
    </w:div>
    <w:div w:id="2016566436">
      <w:bodyDiv w:val="1"/>
      <w:marLeft w:val="0"/>
      <w:marRight w:val="0"/>
      <w:marTop w:val="0"/>
      <w:marBottom w:val="0"/>
      <w:divBdr>
        <w:top w:val="none" w:sz="0" w:space="0" w:color="auto"/>
        <w:left w:val="none" w:sz="0" w:space="0" w:color="auto"/>
        <w:bottom w:val="none" w:sz="0" w:space="0" w:color="auto"/>
        <w:right w:val="none" w:sz="0" w:space="0" w:color="auto"/>
      </w:divBdr>
    </w:div>
    <w:div w:id="2023584514">
      <w:bodyDiv w:val="1"/>
      <w:marLeft w:val="0"/>
      <w:marRight w:val="0"/>
      <w:marTop w:val="0"/>
      <w:marBottom w:val="0"/>
      <w:divBdr>
        <w:top w:val="none" w:sz="0" w:space="0" w:color="auto"/>
        <w:left w:val="none" w:sz="0" w:space="0" w:color="auto"/>
        <w:bottom w:val="none" w:sz="0" w:space="0" w:color="auto"/>
        <w:right w:val="none" w:sz="0" w:space="0" w:color="auto"/>
      </w:divBdr>
    </w:div>
    <w:div w:id="2026059370">
      <w:bodyDiv w:val="1"/>
      <w:marLeft w:val="0"/>
      <w:marRight w:val="0"/>
      <w:marTop w:val="0"/>
      <w:marBottom w:val="0"/>
      <w:divBdr>
        <w:top w:val="none" w:sz="0" w:space="0" w:color="auto"/>
        <w:left w:val="none" w:sz="0" w:space="0" w:color="auto"/>
        <w:bottom w:val="none" w:sz="0" w:space="0" w:color="auto"/>
        <w:right w:val="none" w:sz="0" w:space="0" w:color="auto"/>
      </w:divBdr>
    </w:div>
    <w:div w:id="2030258017">
      <w:bodyDiv w:val="1"/>
      <w:marLeft w:val="0"/>
      <w:marRight w:val="0"/>
      <w:marTop w:val="0"/>
      <w:marBottom w:val="0"/>
      <w:divBdr>
        <w:top w:val="none" w:sz="0" w:space="0" w:color="auto"/>
        <w:left w:val="none" w:sz="0" w:space="0" w:color="auto"/>
        <w:bottom w:val="none" w:sz="0" w:space="0" w:color="auto"/>
        <w:right w:val="none" w:sz="0" w:space="0" w:color="auto"/>
      </w:divBdr>
    </w:div>
    <w:div w:id="2035690812">
      <w:bodyDiv w:val="1"/>
      <w:marLeft w:val="0"/>
      <w:marRight w:val="0"/>
      <w:marTop w:val="0"/>
      <w:marBottom w:val="0"/>
      <w:divBdr>
        <w:top w:val="none" w:sz="0" w:space="0" w:color="auto"/>
        <w:left w:val="none" w:sz="0" w:space="0" w:color="auto"/>
        <w:bottom w:val="none" w:sz="0" w:space="0" w:color="auto"/>
        <w:right w:val="none" w:sz="0" w:space="0" w:color="auto"/>
      </w:divBdr>
    </w:div>
    <w:div w:id="2038381899">
      <w:bodyDiv w:val="1"/>
      <w:marLeft w:val="0"/>
      <w:marRight w:val="0"/>
      <w:marTop w:val="0"/>
      <w:marBottom w:val="0"/>
      <w:divBdr>
        <w:top w:val="none" w:sz="0" w:space="0" w:color="auto"/>
        <w:left w:val="none" w:sz="0" w:space="0" w:color="auto"/>
        <w:bottom w:val="none" w:sz="0" w:space="0" w:color="auto"/>
        <w:right w:val="none" w:sz="0" w:space="0" w:color="auto"/>
      </w:divBdr>
    </w:div>
    <w:div w:id="2053923610">
      <w:bodyDiv w:val="1"/>
      <w:marLeft w:val="0"/>
      <w:marRight w:val="0"/>
      <w:marTop w:val="0"/>
      <w:marBottom w:val="0"/>
      <w:divBdr>
        <w:top w:val="none" w:sz="0" w:space="0" w:color="auto"/>
        <w:left w:val="none" w:sz="0" w:space="0" w:color="auto"/>
        <w:bottom w:val="none" w:sz="0" w:space="0" w:color="auto"/>
        <w:right w:val="none" w:sz="0" w:space="0" w:color="auto"/>
      </w:divBdr>
    </w:div>
    <w:div w:id="2054692732">
      <w:bodyDiv w:val="1"/>
      <w:marLeft w:val="0"/>
      <w:marRight w:val="0"/>
      <w:marTop w:val="0"/>
      <w:marBottom w:val="0"/>
      <w:divBdr>
        <w:top w:val="none" w:sz="0" w:space="0" w:color="auto"/>
        <w:left w:val="none" w:sz="0" w:space="0" w:color="auto"/>
        <w:bottom w:val="none" w:sz="0" w:space="0" w:color="auto"/>
        <w:right w:val="none" w:sz="0" w:space="0" w:color="auto"/>
      </w:divBdr>
    </w:div>
    <w:div w:id="2063627630">
      <w:bodyDiv w:val="1"/>
      <w:marLeft w:val="0"/>
      <w:marRight w:val="0"/>
      <w:marTop w:val="0"/>
      <w:marBottom w:val="0"/>
      <w:divBdr>
        <w:top w:val="none" w:sz="0" w:space="0" w:color="auto"/>
        <w:left w:val="none" w:sz="0" w:space="0" w:color="auto"/>
        <w:bottom w:val="none" w:sz="0" w:space="0" w:color="auto"/>
        <w:right w:val="none" w:sz="0" w:space="0" w:color="auto"/>
      </w:divBdr>
    </w:div>
    <w:div w:id="2072994166">
      <w:bodyDiv w:val="1"/>
      <w:marLeft w:val="0"/>
      <w:marRight w:val="0"/>
      <w:marTop w:val="0"/>
      <w:marBottom w:val="0"/>
      <w:divBdr>
        <w:top w:val="none" w:sz="0" w:space="0" w:color="auto"/>
        <w:left w:val="none" w:sz="0" w:space="0" w:color="auto"/>
        <w:bottom w:val="none" w:sz="0" w:space="0" w:color="auto"/>
        <w:right w:val="none" w:sz="0" w:space="0" w:color="auto"/>
      </w:divBdr>
    </w:div>
    <w:div w:id="2089031126">
      <w:bodyDiv w:val="1"/>
      <w:marLeft w:val="0"/>
      <w:marRight w:val="0"/>
      <w:marTop w:val="0"/>
      <w:marBottom w:val="0"/>
      <w:divBdr>
        <w:top w:val="none" w:sz="0" w:space="0" w:color="auto"/>
        <w:left w:val="none" w:sz="0" w:space="0" w:color="auto"/>
        <w:bottom w:val="none" w:sz="0" w:space="0" w:color="auto"/>
        <w:right w:val="none" w:sz="0" w:space="0" w:color="auto"/>
      </w:divBdr>
    </w:div>
    <w:div w:id="2091269144">
      <w:bodyDiv w:val="1"/>
      <w:marLeft w:val="0"/>
      <w:marRight w:val="0"/>
      <w:marTop w:val="0"/>
      <w:marBottom w:val="0"/>
      <w:divBdr>
        <w:top w:val="none" w:sz="0" w:space="0" w:color="auto"/>
        <w:left w:val="none" w:sz="0" w:space="0" w:color="auto"/>
        <w:bottom w:val="none" w:sz="0" w:space="0" w:color="auto"/>
        <w:right w:val="none" w:sz="0" w:space="0" w:color="auto"/>
      </w:divBdr>
    </w:div>
    <w:div w:id="2124614398">
      <w:bodyDiv w:val="1"/>
      <w:marLeft w:val="0"/>
      <w:marRight w:val="0"/>
      <w:marTop w:val="0"/>
      <w:marBottom w:val="0"/>
      <w:divBdr>
        <w:top w:val="none" w:sz="0" w:space="0" w:color="auto"/>
        <w:left w:val="none" w:sz="0" w:space="0" w:color="auto"/>
        <w:bottom w:val="none" w:sz="0" w:space="0" w:color="auto"/>
        <w:right w:val="none" w:sz="0" w:space="0" w:color="auto"/>
      </w:divBdr>
    </w:div>
    <w:div w:id="2128699221">
      <w:bodyDiv w:val="1"/>
      <w:marLeft w:val="0"/>
      <w:marRight w:val="0"/>
      <w:marTop w:val="0"/>
      <w:marBottom w:val="0"/>
      <w:divBdr>
        <w:top w:val="none" w:sz="0" w:space="0" w:color="auto"/>
        <w:left w:val="none" w:sz="0" w:space="0" w:color="auto"/>
        <w:bottom w:val="none" w:sz="0" w:space="0" w:color="auto"/>
        <w:right w:val="none" w:sz="0" w:space="0" w:color="auto"/>
      </w:divBdr>
    </w:div>
    <w:div w:id="2131433260">
      <w:bodyDiv w:val="1"/>
      <w:marLeft w:val="0"/>
      <w:marRight w:val="0"/>
      <w:marTop w:val="0"/>
      <w:marBottom w:val="0"/>
      <w:divBdr>
        <w:top w:val="none" w:sz="0" w:space="0" w:color="auto"/>
        <w:left w:val="none" w:sz="0" w:space="0" w:color="auto"/>
        <w:bottom w:val="none" w:sz="0" w:space="0" w:color="auto"/>
        <w:right w:val="none" w:sz="0" w:space="0" w:color="auto"/>
      </w:divBdr>
    </w:div>
    <w:div w:id="2131973737">
      <w:bodyDiv w:val="1"/>
      <w:marLeft w:val="0"/>
      <w:marRight w:val="0"/>
      <w:marTop w:val="0"/>
      <w:marBottom w:val="0"/>
      <w:divBdr>
        <w:top w:val="none" w:sz="0" w:space="0" w:color="auto"/>
        <w:left w:val="none" w:sz="0" w:space="0" w:color="auto"/>
        <w:bottom w:val="none" w:sz="0" w:space="0" w:color="auto"/>
        <w:right w:val="none" w:sz="0" w:space="0" w:color="auto"/>
      </w:divBdr>
    </w:div>
    <w:div w:id="213852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sqlserver.techtarget.com/definition/informa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Tec16</b:Tag>
    <b:SourceType>InternetSite</b:SourceType>
    <b:Guid>{0236034B-7A57-47B5-B887-9FB82A61919A}</b:Guid>
    <b:Author>
      <b:Author>
        <b:Corporate>TechTarget</b:Corporate>
      </b:Author>
    </b:Author>
    <b:Title>database</b:Title>
    <b:YearAccessed>2016</b:YearAccessed>
    <b:MonthAccessed>December</b:MonthAccessed>
    <b:DayAccessed>19th</b:DayAccessed>
    <b:URL>http://searchsqlserver.techtarget.com/definition/database</b:URL>
    <b:RefOrder>2</b:RefOrder>
  </b:Source>
  <b:Source>
    <b:Tag>Com16</b:Tag>
    <b:SourceType>InternetSite</b:SourceType>
    <b:Guid>{5417B59F-5A89-411D-887F-779014EA3774}</b:Guid>
    <b:Author>
      <b:Author>
        <b:Corporate>Computer Hope</b:Corporate>
      </b:Author>
    </b:Author>
    <b:Title>How to Create a CSV File</b:Title>
    <b:YearAccessed>2016</b:YearAccessed>
    <b:MonthAccessed>December</b:MonthAccessed>
    <b:DayAccessed>19th</b:DayAccessed>
    <b:URL>http://www.computerhope.com/issues/ch001356.htm</b:URL>
    <b:RefOrder>1</b:RefOrder>
  </b:Source>
  <b:Source>
    <b:Tag>BSU16</b:Tag>
    <b:SourceType>InternetSite</b:SourceType>
    <b:Guid>{9B195E68-CC00-4F8A-AC98-67469948738F}</b:Guid>
    <b:Title>What is a CSV file and how do I save my spreadsheet as one?</b:Title>
    <b:Author>
      <b:Author>
        <b:Corporate>BSUPPORT</b:Corporate>
      </b:Author>
    </b:Author>
    <b:YearAccessed>2016</b:YearAccessed>
    <b:MonthAccessed>December</b:MonthAccessed>
    <b:DayAccessed>19th</b:DayAccessed>
    <b:URL>https://support.bigcommerce.com/articles/Public/What-is-a-CSV-file-and-how-do-I-save-my-spreadsheet-as-one</b:URL>
    <b:RefOrder>19</b:RefOrder>
  </b:Source>
  <b:Source>
    <b:Tag>PHP16</b:Tag>
    <b:SourceType>InternetSite</b:SourceType>
    <b:Guid>{4E902E2C-8090-4B0C-B3D1-A1192CBDD96A}</b:Guid>
    <b:Author>
      <b:Author>
        <b:Corporate>PHP</b:Corporate>
      </b:Author>
    </b:Author>
    <b:Title>What is PHP</b:Title>
    <b:YearAccessed>2016</b:YearAccessed>
    <b:MonthAccessed>December</b:MonthAccessed>
    <b:DayAccessed>19th</b:DayAccessed>
    <b:URL>http://php.net/manual/en/intro-whatis.php</b:URL>
    <b:RefOrder>3</b:RefOrder>
  </b:Source>
  <b:Source>
    <b:Tag>php16</b:Tag>
    <b:SourceType>InternetSite</b:SourceType>
    <b:Guid>{5E78B436-91A6-4E44-A461-E24BA9FDF853}</b:Guid>
    <b:Author>
      <b:Author>
        <b:Corporate>php.net</b:Corporate>
      </b:Author>
    </b:Author>
    <b:Title>$_Server</b:Title>
    <b:YearAccessed>2016</b:YearAccessed>
    <b:MonthAccessed>December</b:MonthAccessed>
    <b:DayAccessed>20th</b:DayAccessed>
    <b:URL>http://php.net/manual/en/reserved.variables.server.php</b:URL>
    <b:RefOrder>4</b:RefOrder>
  </b:Source>
  <b:Source>
    <b:Tag>php161</b:Tag>
    <b:SourceType>InternetSite</b:SourceType>
    <b:Guid>{AC0D3579-D7ED-42FC-B59F-77FE9A4920C9}</b:Guid>
    <b:Author>
      <b:Author>
        <b:Corporate>php.net</b:Corporate>
      </b:Author>
    </b:Author>
    <b:Title>fopen</b:Title>
    <b:YearAccessed>2016</b:YearAccessed>
    <b:MonthAccessed>December</b:MonthAccessed>
    <b:DayAccessed>20th</b:DayAccessed>
    <b:URL>http://php.net/manual/en/function.fopen.php</b:URL>
    <b:RefOrder>5</b:RefOrder>
  </b:Source>
  <b:Source>
    <b:Tag>php162</b:Tag>
    <b:SourceType>InternetSite</b:SourceType>
    <b:Guid>{1730366F-3DC6-4BB9-A699-A04621523094}</b:Guid>
    <b:Author>
      <b:Author>
        <b:Corporate>php.net</b:Corporate>
      </b:Author>
    </b:Author>
    <b:Title>Error</b:Title>
    <b:YearAccessed>2016</b:YearAccessed>
    <b:MonthAccessed>December</b:MonthAccessed>
    <b:DayAccessed>20th</b:DayAccessed>
    <b:URL>http://php.net/manual/en/class.error.php</b:URL>
    <b:RefOrder>6</b:RefOrder>
  </b:Source>
  <b:Source>
    <b:Tag>php163</b:Tag>
    <b:SourceType>InternetSite</b:SourceType>
    <b:Guid>{87D93261-FEB5-4300-872C-681EFB85BEE4}</b:Guid>
    <b:Author>
      <b:Author>
        <b:Corporate>php.net</b:Corporate>
      </b:Author>
    </b:Author>
    <b:Title>fgetcsv</b:Title>
    <b:YearAccessed>2016</b:YearAccessed>
    <b:MonthAccessed>December</b:MonthAccessed>
    <b:DayAccessed>20th</b:DayAccessed>
    <b:URL>http://php.net/manual/en/function.fgetcsv.php</b:URL>
    <b:RefOrder>7</b:RefOrder>
  </b:Source>
  <b:Source>
    <b:Tag>jso16</b:Tag>
    <b:SourceType>InternetSite</b:SourceType>
    <b:Guid>{21F5D8B8-0E92-41CF-A2E3-52D361660648}</b:Guid>
    <b:Author>
      <b:Author>
        <b:Corporate>json.org</b:Corporate>
      </b:Author>
    </b:Author>
    <b:Title>Introducing JSON</b:Title>
    <b:YearAccessed>2016</b:YearAccessed>
    <b:MonthAccessed>December</b:MonthAccessed>
    <b:DayAccessed>20th</b:DayAccessed>
    <b:URL>http://www.json.org/</b:URL>
    <b:RefOrder>8</b:RefOrder>
  </b:Source>
  <b:Source>
    <b:Tag>php164</b:Tag>
    <b:SourceType>InternetSite</b:SourceType>
    <b:Guid>{642BB226-746C-4E20-8E25-73FC557989B5}</b:Guid>
    <b:Author>
      <b:Author>
        <b:Corporate>php.net</b:Corporate>
      </b:Author>
    </b:Author>
    <b:Title>json_encode</b:Title>
    <b:YearAccessed>2016</b:YearAccessed>
    <b:MonthAccessed>December</b:MonthAccessed>
    <b:DayAccessed>20th</b:DayAccessed>
    <b:URL>http://php.net/manual/en/function.json-encode.php</b:URL>
    <b:RefOrder>10</b:RefOrder>
  </b:Source>
  <b:Source>
    <b:Tag>php165</b:Tag>
    <b:SourceType>InternetSite</b:SourceType>
    <b:Guid>{F8C604F9-A23F-4BCF-BF8E-A44A9A38FADB}</b:Guid>
    <b:Author>
      <b:Author>
        <b:Corporate>php.net</b:Corporate>
      </b:Author>
    </b:Author>
    <b:Title>mysqli </b:Title>
    <b:YearAccessed>2016</b:YearAccessed>
    <b:MonthAccessed>December</b:MonthAccessed>
    <b:DayAccessed>21th</b:DayAccessed>
    <b:URL>http://php.net/manual/en/function.mysql-fetch-array.php</b:URL>
    <b:RefOrder>9</b:RefOrder>
  </b:Source>
  <b:Source>
    <b:Tag>Dav14</b:Tag>
    <b:SourceType>Book</b:SourceType>
    <b:Guid>{66FC3795-9E8D-47D2-93F1-082DB3784BE1}</b:Guid>
    <b:Title>SVG Essentials</b:Title>
    <b:Year>2014</b:Year>
    <b:Author>
      <b:Author>
        <b:NameList>
          <b:Person>
            <b:Last>David Eisenberg</b:Last>
          </b:Person>
          <b:Person>
            <b:Last>Bellamy-Royds</b:Last>
            <b:First>Amelia</b:First>
          </b:Person>
        </b:NameList>
      </b:Author>
    </b:Author>
    <b:City>Milton Keynes</b:City>
    <b:Publisher>O'Reilly Media</b:Publisher>
    <b:Edition>2nd Edition</b:Edition>
    <b:RefOrder>11</b:RefOrder>
  </b:Source>
  <b:Source>
    <b:Tag>Tec161</b:Tag>
    <b:SourceType>InternetSite</b:SourceType>
    <b:Guid>{41C3544F-9D52-4B50-89C3-F073C2C9DFAD}</b:Guid>
    <b:Author>
      <b:Author>
        <b:Corporate>TechTarget</b:Corporate>
      </b:Author>
    </b:Author>
    <b:Title>vector graphics</b:Title>
    <b:YearAccessed>2016</b:YearAccessed>
    <b:MonthAccessed>December</b:MonthAccessed>
    <b:DayAccessed>21st</b:DayAccessed>
    <b:URL>http://searchwindevelopment.techtarget.com/definition/vector-graphics</b:URL>
    <b:RefOrder>12</b:RefOrder>
  </b:Source>
  <b:Source>
    <b:Tag>Sch12</b:Tag>
    <b:SourceType>DocumentFromInternetSite</b:SourceType>
    <b:Guid>{AC764F67-CFED-4FDF-8F33-277DFE0DA5EA}</b:Guid>
    <b:Title>D3 for Beginners </b:Title>
    <b:Year>2012</b:Year>
    <b:YearAccessed>2016</b:YearAccessed>
    <b:MonthAccessed>December</b:MonthAccessed>
    <b:DayAccessed>22nd</b:DayAccessed>
    <b:URL>http://website.education.wisc.edu/~swu28/d3t/images/VectorBitmapExample.png</b:URL>
    <b:Author>
      <b:Author>
        <b:NameList>
          <b:Person>
            <b:Last>Schwartz</b:Last>
            <b:First>Andrew</b:First>
          </b:Person>
          <b:Person>
            <b:Last>Solis</b:Last>
            <b:First>Rick</b:First>
          </b:Person>
        </b:NameList>
      </b:Author>
    </b:Author>
    <b:RefOrder>13</b:RefOrder>
  </b:Source>
  <b:Source>
    <b:Tag>Sch121</b:Tag>
    <b:SourceType>DocumentFromInternetSite</b:SourceType>
    <b:Guid>{77F8F412-A546-4016-84E5-1887B66A2615}</b:Guid>
    <b:Title>D3 for Beginners</b:Title>
    <b:Year>2012</b:Year>
    <b:YearAccessed>2016</b:YearAccessed>
    <b:MonthAccessed>December</b:MonthAccessed>
    <b:DayAccessed>22nd</b:DayAccessed>
    <b:URL>http://website.education.wisc.edu/~swu28/d3t/baseline.html</b:URL>
    <b:Author>
      <b:Author>
        <b:NameList>
          <b:Person>
            <b:Last>Schwartz</b:Last>
            <b:First>Andrew</b:First>
          </b:Person>
          <b:Person>
            <b:Last>Solis</b:Last>
            <b:First>Rick</b:First>
          </b:Person>
        </b:NameList>
      </b:Author>
    </b:Author>
    <b:RefOrder>20</b:RefOrder>
  </b:Source>
  <b:Source>
    <b:Tag>d3n16</b:Tag>
    <b:SourceType>InternetSite</b:SourceType>
    <b:Guid>{0EA1DB6E-C16C-420B-8AB7-BCEF7FBE59E6}</b:Guid>
    <b:Author>
      <b:Author>
        <b:Corporate>d3noob</b:Corporate>
      </b:Author>
    </b:Author>
    <b:Title>Simple d3.js Graph</b:Title>
    <b:Year>2016</b:Year>
    <b:YearAccessed>2016</b:YearAccessed>
    <b:MonthAccessed>December</b:MonthAccessed>
    <b:DayAccessed>22nd</b:DayAccessed>
    <b:URL>http://bl.ocks.org/d3noob/b3ff6ae1c120eea654b5</b:URL>
    <b:RefOrder>14</b:RefOrder>
  </b:Source>
  <b:Source>
    <b:Tag>Sca15</b:Tag>
    <b:SourceType>InternetSite</b:SourceType>
    <b:Guid>{CCBF9AF3-E3B8-4C6D-9FCB-49B98448395D}</b:Guid>
    <b:Title>Scales</b:Title>
    <b:Year>2015</b:Year>
    <b:YearAccessed>2016</b:YearAccessed>
    <b:MonthAccessed>December</b:MonthAccessed>
    <b:DayAccessed>27th</b:DayAccessed>
    <b:URL>http://alignedleft.com/tutorials/d3/scales</b:URL>
    <b:Author>
      <b:Author>
        <b:NameList>
          <b:Person>
            <b:Last>Murray</b:Last>
            <b:First>Scott</b:First>
          </b:Person>
        </b:NameList>
      </b:Author>
    </b:Author>
    <b:RefOrder>15</b:RefOrder>
  </b:Source>
  <b:Source>
    <b:Tag>Sco13</b:Tag>
    <b:SourceType>BookSection</b:SourceType>
    <b:Guid>{E53E8C1F-F22D-49BA-9D67-0A6AD2EFDDAA}</b:Guid>
    <b:Title>Setting Attributes</b:Title>
    <b:Year>2013</b:Year>
    <b:Author>
      <b:Author>
        <b:NameList>
          <b:Person>
            <b:Last>Murray</b:Last>
            <b:First>Scott</b:First>
          </b:Person>
        </b:NameList>
      </b:Author>
      <b:Editor>
        <b:NameList>
          <b:Person>
            <b:Last>Blanchette</b:Last>
            <b:First>Meghan</b:First>
          </b:Person>
        </b:NameList>
      </b:Editor>
    </b:Author>
    <b:BookTitle>Interactive Data Vizulization</b:BookTitle>
    <b:Pages>86</b:Pages>
    <b:City>Calafornia</b:City>
    <b:Publisher>O'Reilly Media</b:Publisher>
    <b:RefOrder>16</b:RefOrder>
  </b:Source>
  <b:Source>
    <b:Tag>Jak15</b:Tag>
    <b:SourceType>InternetSite</b:SourceType>
    <b:Guid>{B4E06C7B-694E-4E8F-847A-CBC59F80D589}</b:Guid>
    <b:Title>SVG g element</b:Title>
    <b:Year>2015</b:Year>
    <b:Author>
      <b:Author>
        <b:NameList>
          <b:Person>
            <b:Last>Jenkov</b:Last>
            <b:First>Jakob</b:First>
          </b:Person>
        </b:NameList>
      </b:Author>
    </b:Author>
    <b:YearAccessed>2016</b:YearAccessed>
    <b:MonthAccessed>December</b:MonthAccessed>
    <b:DayAccessed>28th</b:DayAccessed>
    <b:URL>http://tutorials.jenkov.com/svg/g-element.html</b:URL>
    <b:RefOrder>17</b:RefOrder>
  </b:Source>
  <b:Source>
    <b:Tag>Dyn17</b:Tag>
    <b:SourceType>InternetSite</b:SourceType>
    <b:Guid>{6F3FA2A6-6826-4462-9AE7-00B950D0C572}</b:Guid>
    <b:Author>
      <b:Author>
        <b:Corporate>Dynamic Web Coding</b:Corporate>
      </b:Author>
    </b:Author>
    <b:Title>JavaScript Object Literal</b:Title>
    <b:YearAccessed>2017</b:YearAccessed>
    <b:MonthAccessed>January</b:MonthAccessed>
    <b:DayAccessed>3rd</b:DayAccessed>
    <b:URL>http://www.dyn-web.com/tutorials/object-literal/</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E163F-425F-42F9-9A7D-D28D41010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32</Pages>
  <Words>5147</Words>
  <Characters>29341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1401501</vt:lpstr>
    </vt:vector>
  </TitlesOfParts>
  <Company>GW2CRT</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1401501</dc:title>
  <dc:subject/>
  <dc:creator>Weston, Gareth</dc:creator>
  <cp:keywords/>
  <dc:description/>
  <cp:lastModifiedBy>Weston, Gareth</cp:lastModifiedBy>
  <cp:revision>13</cp:revision>
  <cp:lastPrinted>2016-03-14T09:25:00Z</cp:lastPrinted>
  <dcterms:created xsi:type="dcterms:W3CDTF">2017-01-06T16:44:00Z</dcterms:created>
  <dcterms:modified xsi:type="dcterms:W3CDTF">2017-01-06T22:03:00Z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